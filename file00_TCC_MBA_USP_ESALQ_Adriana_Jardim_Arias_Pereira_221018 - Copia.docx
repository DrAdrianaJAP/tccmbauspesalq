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69A67C9C" w:rsidR="00A7611A" w:rsidRPr="002208A3" w:rsidRDefault="00DF46A9" w:rsidP="00627E9C">
      <w:pPr>
        <w:spacing w:line="240" w:lineRule="auto"/>
        <w:jc w:val="center"/>
        <w:rPr>
          <w:b/>
          <w:bCs/>
        </w:rPr>
      </w:pPr>
      <w:r>
        <w:rPr>
          <w:rFonts w:eastAsia="Arial"/>
          <w:b/>
          <w:bCs/>
          <w:color w:val="222222"/>
          <w:highlight w:val="white"/>
        </w:rPr>
        <w:t>Metodologia</w:t>
      </w:r>
      <w:r w:rsidR="001B4CCF" w:rsidRPr="00285F4E">
        <w:rPr>
          <w:rFonts w:eastAsia="Arial"/>
          <w:b/>
          <w:bCs/>
          <w:color w:val="222222"/>
          <w:highlight w:val="white"/>
        </w:rPr>
        <w:t xml:space="preserve"> de</w:t>
      </w:r>
      <w:r w:rsidR="001B4CCF" w:rsidRPr="00285F4E">
        <w:rPr>
          <w:rFonts w:eastAsia="Arial"/>
          <w:b/>
          <w:bCs/>
          <w:i/>
          <w:color w:val="222222"/>
          <w:highlight w:val="white"/>
        </w:rPr>
        <w:t xml:space="preserve"> score </w:t>
      </w:r>
      <w:r w:rsidR="001B4CCF" w:rsidRPr="00285F4E">
        <w:rPr>
          <w:rFonts w:eastAsia="Arial"/>
          <w:b/>
          <w:bCs/>
          <w:color w:val="222222"/>
          <w:highlight w:val="white"/>
        </w:rPr>
        <w:t xml:space="preserve">de qualidade de vida do trabalhador </w:t>
      </w:r>
      <w:r w:rsidR="001B4CCF" w:rsidRPr="00285F4E">
        <w:rPr>
          <w:rFonts w:eastAsia="Arial"/>
          <w:b/>
          <w:bCs/>
          <w:color w:val="383838"/>
        </w:rPr>
        <w:t xml:space="preserve">(NIOSH </w:t>
      </w:r>
      <w:proofErr w:type="spellStart"/>
      <w:r w:rsidR="001B4CCF" w:rsidRPr="00285F4E">
        <w:rPr>
          <w:rFonts w:eastAsia="Arial"/>
          <w:b/>
          <w:bCs/>
          <w:color w:val="383838"/>
        </w:rPr>
        <w:t>WellBQ</w:t>
      </w:r>
      <w:proofErr w:type="spellEnd"/>
      <w:r w:rsidR="001B4CCF" w:rsidRPr="00285F4E">
        <w:rPr>
          <w:rFonts w:eastAsia="Arial"/>
          <w:b/>
          <w:bCs/>
          <w:color w:val="383838"/>
        </w:rPr>
        <w:t xml:space="preserve">) </w:t>
      </w:r>
      <w:r w:rsidR="001B4CCF" w:rsidRPr="00285F4E">
        <w:rPr>
          <w:rFonts w:eastAsia="Arial"/>
          <w:b/>
          <w:bCs/>
          <w:color w:val="222222"/>
          <w:highlight w:val="white"/>
        </w:rPr>
        <w:t>aplicada à realidade brasileira</w:t>
      </w:r>
      <w:r w:rsidR="001B4CCF" w:rsidRPr="00285F4E">
        <w:rPr>
          <w:b/>
          <w:bCs/>
        </w:rPr>
        <w:t xml:space="preserve"> </w:t>
      </w:r>
    </w:p>
    <w:p w14:paraId="450CB8AC" w14:textId="77777777" w:rsidR="00A7611A" w:rsidRPr="001D2010" w:rsidRDefault="00A7611A" w:rsidP="00627E9C">
      <w:pPr>
        <w:spacing w:line="240" w:lineRule="auto"/>
      </w:pPr>
    </w:p>
    <w:p w14:paraId="450CB8AD" w14:textId="77777777" w:rsidR="001E108A" w:rsidRDefault="001E108A" w:rsidP="00627E9C">
      <w:pPr>
        <w:spacing w:line="240" w:lineRule="auto"/>
      </w:pPr>
    </w:p>
    <w:p w14:paraId="450CB8AE" w14:textId="407AB0DB" w:rsidR="001E108A" w:rsidRPr="006F0623" w:rsidRDefault="00CE2194" w:rsidP="00627E9C">
      <w:pPr>
        <w:spacing w:line="240" w:lineRule="auto"/>
        <w:jc w:val="center"/>
        <w:rPr>
          <w:b/>
          <w:color w:val="FF0000"/>
          <w:sz w:val="18"/>
        </w:rPr>
      </w:pPr>
      <w:r>
        <w:t>Adriana Jardim Arias Pereira</w:t>
      </w:r>
      <w:r w:rsidR="00A7611A" w:rsidRPr="006F0623">
        <w:t>¹</w:t>
      </w:r>
      <w:r w:rsidR="009E3D42" w:rsidRPr="006F0623">
        <w:t>*</w:t>
      </w:r>
      <w:r w:rsidR="00EF1F11" w:rsidRPr="006F0623">
        <w:t>;</w:t>
      </w:r>
      <w:r w:rsidR="00C64E7D" w:rsidRPr="006F0623">
        <w:rPr>
          <w:vertAlign w:val="superscript"/>
        </w:rPr>
        <w:t xml:space="preserve"> </w:t>
      </w:r>
      <w:r>
        <w:t>Gabriel Ferreira d</w:t>
      </w:r>
      <w:r w:rsidR="00441A2B">
        <w:t>os Santos</w:t>
      </w:r>
      <w:r>
        <w:t xml:space="preserve"> Silva</w:t>
      </w:r>
      <w:r w:rsidR="00CE617C" w:rsidRPr="006F0623">
        <w:rPr>
          <w:vertAlign w:val="superscript"/>
        </w:rPr>
        <w:t>2</w:t>
      </w:r>
    </w:p>
    <w:p w14:paraId="450CB8AF" w14:textId="712C97CE" w:rsidR="00A7611A" w:rsidRPr="006F0623" w:rsidRDefault="00A7611A" w:rsidP="00627E9C">
      <w:pPr>
        <w:tabs>
          <w:tab w:val="left" w:pos="6465"/>
        </w:tabs>
        <w:spacing w:line="240" w:lineRule="auto"/>
        <w:rPr>
          <w:b/>
          <w:sz w:val="18"/>
        </w:rPr>
      </w:pPr>
    </w:p>
    <w:p w14:paraId="450CB8B0" w14:textId="2219DD42" w:rsidR="00A7611A" w:rsidRPr="006F0623" w:rsidRDefault="00A7611A" w:rsidP="00627E9C">
      <w:pPr>
        <w:spacing w:line="240" w:lineRule="auto"/>
        <w:rPr>
          <w:sz w:val="18"/>
          <w:szCs w:val="18"/>
        </w:rPr>
      </w:pPr>
      <w:r w:rsidRPr="006F0623">
        <w:rPr>
          <w:sz w:val="18"/>
          <w:szCs w:val="18"/>
          <w:vertAlign w:val="superscript"/>
        </w:rPr>
        <w:t>1</w:t>
      </w:r>
      <w:r w:rsidRPr="006F0623">
        <w:t xml:space="preserve"> </w:t>
      </w:r>
      <w:r w:rsidR="00CE2194">
        <w:rPr>
          <w:sz w:val="18"/>
          <w:szCs w:val="18"/>
        </w:rPr>
        <w:t>USP</w:t>
      </w:r>
      <w:r w:rsidR="003C76C7">
        <w:rPr>
          <w:sz w:val="18"/>
          <w:szCs w:val="18"/>
        </w:rPr>
        <w:t>/</w:t>
      </w:r>
      <w:proofErr w:type="spellStart"/>
      <w:r w:rsidR="00CE2194">
        <w:rPr>
          <w:sz w:val="18"/>
          <w:szCs w:val="18"/>
        </w:rPr>
        <w:t>Esalq</w:t>
      </w:r>
      <w:proofErr w:type="spellEnd"/>
      <w:r w:rsidR="0093332B" w:rsidRPr="006F0623">
        <w:rPr>
          <w:sz w:val="18"/>
          <w:szCs w:val="18"/>
        </w:rPr>
        <w:t>.</w:t>
      </w:r>
      <w:r w:rsidR="00CE2194">
        <w:rPr>
          <w:sz w:val="18"/>
          <w:szCs w:val="18"/>
        </w:rPr>
        <w:t xml:space="preserve"> Especialista em Medicina do Trabalho</w:t>
      </w:r>
      <w:r w:rsidR="003C76C7">
        <w:rPr>
          <w:sz w:val="18"/>
          <w:szCs w:val="18"/>
        </w:rPr>
        <w:t xml:space="preserve"> e aluna do MBA em Data Science e Analytics USP/</w:t>
      </w:r>
      <w:proofErr w:type="spellStart"/>
      <w:r w:rsidR="003C76C7">
        <w:rPr>
          <w:sz w:val="18"/>
          <w:szCs w:val="18"/>
        </w:rPr>
        <w:t>Esalq</w:t>
      </w:r>
      <w:proofErr w:type="spellEnd"/>
      <w:r w:rsidR="0093332B" w:rsidRPr="006F0623">
        <w:rPr>
          <w:sz w:val="18"/>
          <w:szCs w:val="18"/>
        </w:rPr>
        <w:t xml:space="preserve">. </w:t>
      </w:r>
      <w:r w:rsidR="00CE2194">
        <w:rPr>
          <w:sz w:val="18"/>
          <w:szCs w:val="18"/>
        </w:rPr>
        <w:t xml:space="preserve">Av. Dona Helena Pereira de Morais 415, </w:t>
      </w:r>
      <w:proofErr w:type="spellStart"/>
      <w:r w:rsidR="00CE2194">
        <w:rPr>
          <w:sz w:val="18"/>
          <w:szCs w:val="18"/>
        </w:rPr>
        <w:t>apt</w:t>
      </w:r>
      <w:proofErr w:type="spellEnd"/>
      <w:r w:rsidR="00CE2194">
        <w:rPr>
          <w:sz w:val="18"/>
          <w:szCs w:val="18"/>
        </w:rPr>
        <w:t xml:space="preserve"> 124B </w:t>
      </w:r>
      <w:r w:rsidR="003F77A8" w:rsidRPr="006F0623">
        <w:rPr>
          <w:sz w:val="18"/>
          <w:szCs w:val="18"/>
        </w:rPr>
        <w:t>–</w:t>
      </w:r>
      <w:r w:rsidRPr="006F0623">
        <w:rPr>
          <w:sz w:val="18"/>
          <w:szCs w:val="18"/>
        </w:rPr>
        <w:t xml:space="preserve"> </w:t>
      </w:r>
      <w:r w:rsidR="00BB71DF" w:rsidRPr="006F0623">
        <w:rPr>
          <w:sz w:val="18"/>
          <w:szCs w:val="18"/>
        </w:rPr>
        <w:t>Bairro</w:t>
      </w:r>
      <w:r w:rsidR="00CE2194">
        <w:rPr>
          <w:sz w:val="18"/>
          <w:szCs w:val="18"/>
        </w:rPr>
        <w:t xml:space="preserve"> Parque do Morumbi</w:t>
      </w:r>
      <w:r w:rsidR="0093332B" w:rsidRPr="006F0623">
        <w:rPr>
          <w:sz w:val="18"/>
          <w:szCs w:val="18"/>
        </w:rPr>
        <w:t xml:space="preserve">; </w:t>
      </w:r>
      <w:r w:rsidR="00CE2194">
        <w:rPr>
          <w:sz w:val="18"/>
          <w:szCs w:val="18"/>
        </w:rPr>
        <w:t>05707</w:t>
      </w:r>
      <w:r w:rsidR="0093332B" w:rsidRPr="006F0623">
        <w:rPr>
          <w:sz w:val="18"/>
          <w:szCs w:val="18"/>
        </w:rPr>
        <w:t>-</w:t>
      </w:r>
      <w:r w:rsidR="00CE2194">
        <w:rPr>
          <w:sz w:val="18"/>
          <w:szCs w:val="18"/>
        </w:rPr>
        <w:t>400</w:t>
      </w:r>
      <w:r w:rsidR="0031459B" w:rsidRPr="006F0623">
        <w:rPr>
          <w:sz w:val="18"/>
          <w:szCs w:val="18"/>
        </w:rPr>
        <w:t xml:space="preserve">    </w:t>
      </w:r>
      <w:r w:rsidR="00CE2194">
        <w:rPr>
          <w:sz w:val="18"/>
          <w:szCs w:val="18"/>
        </w:rPr>
        <w:t>São Paulo</w:t>
      </w:r>
      <w:r w:rsidR="0093332B" w:rsidRPr="006F0623">
        <w:rPr>
          <w:sz w:val="18"/>
          <w:szCs w:val="18"/>
        </w:rPr>
        <w:t xml:space="preserve">, </w:t>
      </w:r>
      <w:r w:rsidR="00CE2194">
        <w:rPr>
          <w:sz w:val="18"/>
          <w:szCs w:val="18"/>
        </w:rPr>
        <w:t>SP</w:t>
      </w:r>
      <w:r w:rsidR="003F77A8" w:rsidRPr="006F0623">
        <w:rPr>
          <w:sz w:val="18"/>
          <w:szCs w:val="18"/>
        </w:rPr>
        <w:t>,</w:t>
      </w:r>
      <w:r w:rsidRPr="006F0623">
        <w:rPr>
          <w:sz w:val="18"/>
          <w:szCs w:val="18"/>
        </w:rPr>
        <w:t xml:space="preserve"> </w:t>
      </w:r>
      <w:r w:rsidR="00CE2194">
        <w:rPr>
          <w:sz w:val="18"/>
          <w:szCs w:val="18"/>
        </w:rPr>
        <w:t>Brasil</w:t>
      </w:r>
      <w:r w:rsidR="003D7634">
        <w:rPr>
          <w:sz w:val="18"/>
          <w:szCs w:val="18"/>
        </w:rPr>
        <w:t>.</w:t>
      </w:r>
    </w:p>
    <w:p w14:paraId="7AD229A7" w14:textId="77777777" w:rsidR="00B57234" w:rsidRPr="006F0623" w:rsidRDefault="00A7611A" w:rsidP="00627E9C">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C76C7">
        <w:rPr>
          <w:sz w:val="18"/>
          <w:szCs w:val="18"/>
        </w:rPr>
        <w:t>USP/</w:t>
      </w:r>
      <w:proofErr w:type="spellStart"/>
      <w:r w:rsidR="003C76C7">
        <w:rPr>
          <w:sz w:val="18"/>
          <w:szCs w:val="18"/>
        </w:rPr>
        <w:t>Esalq</w:t>
      </w:r>
      <w:proofErr w:type="spellEnd"/>
      <w:r w:rsidR="0031459B" w:rsidRPr="006F0623">
        <w:rPr>
          <w:sz w:val="18"/>
          <w:szCs w:val="18"/>
        </w:rPr>
        <w:t xml:space="preserve"> </w:t>
      </w:r>
      <w:r w:rsidR="00CE2194">
        <w:rPr>
          <w:sz w:val="18"/>
          <w:szCs w:val="18"/>
        </w:rPr>
        <w:t>Mestre em Estatística USP</w:t>
      </w:r>
      <w:r w:rsidR="003C76C7">
        <w:rPr>
          <w:sz w:val="18"/>
          <w:szCs w:val="18"/>
        </w:rPr>
        <w:t>/</w:t>
      </w:r>
      <w:proofErr w:type="spellStart"/>
      <w:r w:rsidR="003C76C7">
        <w:rPr>
          <w:sz w:val="18"/>
          <w:szCs w:val="18"/>
        </w:rPr>
        <w:t>Esalq</w:t>
      </w:r>
      <w:proofErr w:type="spellEnd"/>
      <w:r w:rsidR="003C76C7">
        <w:rPr>
          <w:sz w:val="18"/>
          <w:szCs w:val="18"/>
        </w:rPr>
        <w:t>.</w:t>
      </w:r>
      <w:r w:rsidR="0031459B" w:rsidRPr="006F0623">
        <w:rPr>
          <w:sz w:val="18"/>
          <w:szCs w:val="18"/>
        </w:rPr>
        <w:t xml:space="preserve"> </w:t>
      </w:r>
      <w:r w:rsidR="00B57234" w:rsidRPr="00832D37">
        <w:rPr>
          <w:sz w:val="18"/>
          <w:szCs w:val="18"/>
        </w:rPr>
        <w:t>Endereço: Av. Dr. Arnaldo, 715– Bairro Cerqueira César; 01246-904    São Paulo, SP, Brasil.</w:t>
      </w:r>
    </w:p>
    <w:p w14:paraId="1CB9E6B0" w14:textId="6B94EA5F" w:rsidR="009E3D42" w:rsidRPr="006F0623" w:rsidRDefault="009E3D42" w:rsidP="00627E9C">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CE2194">
        <w:rPr>
          <w:sz w:val="18"/>
          <w:szCs w:val="18"/>
        </w:rPr>
        <w:t>ajarias</w:t>
      </w:r>
      <w:r w:rsidRPr="006F0623">
        <w:rPr>
          <w:sz w:val="18"/>
          <w:szCs w:val="18"/>
        </w:rPr>
        <w:t>@</w:t>
      </w:r>
      <w:r w:rsidR="00CE2194">
        <w:rPr>
          <w:sz w:val="18"/>
          <w:szCs w:val="18"/>
        </w:rPr>
        <w:t>gmail</w:t>
      </w:r>
      <w:r w:rsidRPr="006F0623">
        <w:rPr>
          <w:sz w:val="18"/>
          <w:szCs w:val="18"/>
        </w:rPr>
        <w:t>.com</w:t>
      </w:r>
    </w:p>
    <w:p w14:paraId="450CB8B1" w14:textId="7228B72A" w:rsidR="00C64E7D" w:rsidRDefault="00C64E7D" w:rsidP="00627E9C">
      <w:pPr>
        <w:spacing w:line="240" w:lineRule="auto"/>
        <w:rPr>
          <w:sz w:val="18"/>
          <w:szCs w:val="18"/>
        </w:rPr>
      </w:pPr>
    </w:p>
    <w:p w14:paraId="450CB8B2" w14:textId="77777777" w:rsidR="00706669" w:rsidRDefault="00706669" w:rsidP="00627E9C">
      <w:pPr>
        <w:spacing w:line="240" w:lineRule="auto"/>
        <w:rPr>
          <w:sz w:val="18"/>
          <w:szCs w:val="18"/>
        </w:rPr>
      </w:pPr>
    </w:p>
    <w:p w14:paraId="450CB8B3" w14:textId="77777777" w:rsidR="00A7611A" w:rsidRDefault="00A7611A" w:rsidP="00627E9C">
      <w:pPr>
        <w:spacing w:line="240" w:lineRule="auto"/>
        <w:rPr>
          <w:sz w:val="18"/>
          <w:szCs w:val="18"/>
        </w:rPr>
      </w:pPr>
    </w:p>
    <w:p w14:paraId="450CB8B4" w14:textId="77777777" w:rsidR="000E6826" w:rsidRDefault="000E6826" w:rsidP="00EE0525">
      <w:pPr>
        <w:spacing w:line="240" w:lineRule="auto"/>
      </w:pPr>
    </w:p>
    <w:p w14:paraId="450CB8B5" w14:textId="77777777" w:rsidR="00A7611A" w:rsidRDefault="00A7611A" w:rsidP="00627E9C">
      <w:pPr>
        <w:spacing w:line="360" w:lineRule="auto"/>
        <w:jc w:val="left"/>
        <w:rPr>
          <w:b/>
        </w:rPr>
      </w:pPr>
    </w:p>
    <w:p w14:paraId="450CB8B6" w14:textId="77777777" w:rsidR="00D92CD6" w:rsidRDefault="00D92CD6" w:rsidP="00627E9C">
      <w:pPr>
        <w:spacing w:line="360" w:lineRule="auto"/>
        <w:jc w:val="left"/>
        <w:rPr>
          <w:b/>
        </w:rPr>
      </w:pPr>
    </w:p>
    <w:p w14:paraId="450CB8B7" w14:textId="77777777" w:rsidR="00D92CD6" w:rsidRDefault="00D92CD6" w:rsidP="00627E9C">
      <w:pPr>
        <w:spacing w:line="360" w:lineRule="auto"/>
        <w:jc w:val="left"/>
        <w:rPr>
          <w:b/>
        </w:rPr>
      </w:pPr>
    </w:p>
    <w:p w14:paraId="450CB8B8" w14:textId="77777777" w:rsidR="00D92CD6" w:rsidRDefault="00D92CD6" w:rsidP="00627E9C">
      <w:pPr>
        <w:spacing w:line="360" w:lineRule="auto"/>
        <w:jc w:val="left"/>
        <w:rPr>
          <w:b/>
        </w:rPr>
      </w:pPr>
    </w:p>
    <w:p w14:paraId="450CB8B9" w14:textId="77777777" w:rsidR="00D92CD6" w:rsidRDefault="00D92CD6" w:rsidP="00627E9C">
      <w:pPr>
        <w:spacing w:line="360" w:lineRule="auto"/>
        <w:jc w:val="left"/>
        <w:rPr>
          <w:b/>
        </w:rPr>
      </w:pPr>
    </w:p>
    <w:p w14:paraId="450CB8BA" w14:textId="77777777" w:rsidR="00D92CD6" w:rsidRDefault="00D92CD6" w:rsidP="00627E9C">
      <w:pPr>
        <w:spacing w:line="360" w:lineRule="auto"/>
        <w:jc w:val="left"/>
        <w:rPr>
          <w:b/>
        </w:rPr>
      </w:pPr>
    </w:p>
    <w:p w14:paraId="450CB8BB" w14:textId="77777777" w:rsidR="00D92CD6" w:rsidRDefault="00D92CD6" w:rsidP="00627E9C">
      <w:pPr>
        <w:spacing w:line="360" w:lineRule="auto"/>
        <w:jc w:val="left"/>
        <w:rPr>
          <w:b/>
        </w:rPr>
      </w:pPr>
    </w:p>
    <w:p w14:paraId="450CB8BC" w14:textId="77777777" w:rsidR="00D92CD6" w:rsidRDefault="00D92CD6" w:rsidP="00627E9C">
      <w:pPr>
        <w:spacing w:line="360" w:lineRule="auto"/>
        <w:jc w:val="left"/>
        <w:rPr>
          <w:b/>
        </w:rPr>
      </w:pPr>
    </w:p>
    <w:p w14:paraId="450CB8BD" w14:textId="77777777" w:rsidR="00D92CD6" w:rsidRDefault="00D92CD6" w:rsidP="00627E9C">
      <w:pPr>
        <w:spacing w:line="360" w:lineRule="auto"/>
        <w:jc w:val="left"/>
        <w:rPr>
          <w:b/>
        </w:rPr>
      </w:pPr>
    </w:p>
    <w:p w14:paraId="450CB8BE" w14:textId="77777777" w:rsidR="00D92CD6" w:rsidRDefault="00D92CD6" w:rsidP="00627E9C">
      <w:pPr>
        <w:spacing w:line="360" w:lineRule="auto"/>
        <w:jc w:val="left"/>
        <w:rPr>
          <w:b/>
        </w:rPr>
      </w:pPr>
    </w:p>
    <w:p w14:paraId="450CB8BF" w14:textId="77777777" w:rsidR="00D92CD6" w:rsidRDefault="00D92CD6" w:rsidP="00627E9C">
      <w:pPr>
        <w:spacing w:line="360" w:lineRule="auto"/>
        <w:jc w:val="left"/>
        <w:rPr>
          <w:b/>
        </w:rPr>
      </w:pPr>
    </w:p>
    <w:p w14:paraId="450CB8C0" w14:textId="77777777" w:rsidR="00D92CD6" w:rsidRDefault="00D92CD6" w:rsidP="00627E9C">
      <w:pPr>
        <w:spacing w:line="360" w:lineRule="auto"/>
        <w:jc w:val="left"/>
        <w:rPr>
          <w:b/>
        </w:rPr>
      </w:pPr>
    </w:p>
    <w:p w14:paraId="450CB8C1" w14:textId="77777777" w:rsidR="00D92CD6" w:rsidRDefault="00D92CD6" w:rsidP="00627E9C">
      <w:pPr>
        <w:spacing w:line="360" w:lineRule="auto"/>
        <w:jc w:val="left"/>
        <w:rPr>
          <w:b/>
        </w:rPr>
      </w:pPr>
    </w:p>
    <w:p w14:paraId="450CB8C2" w14:textId="77777777" w:rsidR="00D92CD6" w:rsidRDefault="00D92CD6" w:rsidP="00627E9C">
      <w:pPr>
        <w:spacing w:line="360" w:lineRule="auto"/>
        <w:jc w:val="left"/>
        <w:rPr>
          <w:b/>
        </w:rPr>
      </w:pPr>
    </w:p>
    <w:p w14:paraId="450CB8C3" w14:textId="77777777" w:rsidR="00D92CD6" w:rsidRDefault="00D92CD6" w:rsidP="00627E9C">
      <w:pPr>
        <w:spacing w:line="360" w:lineRule="auto"/>
        <w:jc w:val="left"/>
        <w:rPr>
          <w:b/>
        </w:rPr>
      </w:pPr>
    </w:p>
    <w:p w14:paraId="450CB8C4" w14:textId="77777777" w:rsidR="00D92CD6" w:rsidRDefault="00D92CD6" w:rsidP="00627E9C">
      <w:pPr>
        <w:spacing w:line="360" w:lineRule="auto"/>
        <w:jc w:val="left"/>
        <w:rPr>
          <w:b/>
        </w:rPr>
      </w:pPr>
    </w:p>
    <w:p w14:paraId="450CB8C5" w14:textId="77777777" w:rsidR="00D92CD6" w:rsidRDefault="00D92CD6" w:rsidP="00627E9C">
      <w:pPr>
        <w:spacing w:line="360" w:lineRule="auto"/>
        <w:jc w:val="left"/>
        <w:rPr>
          <w:b/>
        </w:rPr>
      </w:pPr>
    </w:p>
    <w:p w14:paraId="450CB8C6" w14:textId="77777777" w:rsidR="00D92CD6" w:rsidRDefault="00D92CD6" w:rsidP="00627E9C">
      <w:pPr>
        <w:spacing w:line="360" w:lineRule="auto"/>
        <w:jc w:val="left"/>
        <w:rPr>
          <w:b/>
        </w:rPr>
      </w:pPr>
    </w:p>
    <w:p w14:paraId="450CB8C7" w14:textId="77777777" w:rsidR="00D92CD6" w:rsidRDefault="00D92CD6" w:rsidP="00627E9C">
      <w:pPr>
        <w:spacing w:line="360" w:lineRule="auto"/>
        <w:jc w:val="left"/>
        <w:rPr>
          <w:b/>
        </w:rPr>
      </w:pPr>
    </w:p>
    <w:p w14:paraId="450CB8C8" w14:textId="77777777" w:rsidR="00D92CD6" w:rsidRDefault="00D92CD6" w:rsidP="00627E9C">
      <w:pPr>
        <w:spacing w:line="360" w:lineRule="auto"/>
        <w:jc w:val="center"/>
        <w:rPr>
          <w:b/>
        </w:rPr>
      </w:pPr>
    </w:p>
    <w:p w14:paraId="450CB8C9" w14:textId="77777777" w:rsidR="00D92CD6" w:rsidRDefault="00D92CD6" w:rsidP="00627E9C">
      <w:pPr>
        <w:spacing w:line="360" w:lineRule="auto"/>
        <w:jc w:val="left"/>
        <w:rPr>
          <w:b/>
        </w:rPr>
      </w:pPr>
    </w:p>
    <w:p w14:paraId="450CB8CA" w14:textId="77777777" w:rsidR="00D92CD6" w:rsidRDefault="00D92CD6" w:rsidP="00627E9C">
      <w:pPr>
        <w:rPr>
          <w:b/>
        </w:rPr>
      </w:pPr>
    </w:p>
    <w:p w14:paraId="450CB8CB" w14:textId="77777777" w:rsidR="00D92CD6" w:rsidRDefault="00D92CD6" w:rsidP="00627E9C">
      <w:pPr>
        <w:rPr>
          <w:b/>
        </w:rPr>
      </w:pPr>
    </w:p>
    <w:p w14:paraId="450CB8CC" w14:textId="77777777" w:rsidR="00D92CD6" w:rsidRDefault="00D92CD6" w:rsidP="00627E9C">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CB013D7" w14:textId="1A7D98AD" w:rsidR="001B4CCF" w:rsidRPr="00C24FDE" w:rsidRDefault="00DF46A9" w:rsidP="00627E9C">
      <w:pPr>
        <w:spacing w:line="240" w:lineRule="auto"/>
        <w:jc w:val="center"/>
        <w:rPr>
          <w:b/>
          <w:bCs/>
        </w:rPr>
      </w:pPr>
      <w:r w:rsidRPr="00C24FDE">
        <w:rPr>
          <w:rFonts w:eastAsia="Arial"/>
          <w:b/>
          <w:bCs/>
          <w:color w:val="222222"/>
          <w:highlight w:val="white"/>
        </w:rPr>
        <w:lastRenderedPageBreak/>
        <w:t xml:space="preserve">Metodologia </w:t>
      </w:r>
      <w:r w:rsidR="001B4CCF" w:rsidRPr="00EE0525">
        <w:rPr>
          <w:rFonts w:eastAsia="Arial"/>
          <w:b/>
          <w:bCs/>
          <w:color w:val="222222"/>
          <w:highlight w:val="white"/>
        </w:rPr>
        <w:t>de</w:t>
      </w:r>
      <w:r w:rsidR="001B4CCF" w:rsidRPr="00EE0525">
        <w:rPr>
          <w:rFonts w:eastAsia="Arial"/>
          <w:b/>
          <w:bCs/>
          <w:i/>
          <w:color w:val="222222"/>
          <w:highlight w:val="white"/>
        </w:rPr>
        <w:t xml:space="preserve"> score </w:t>
      </w:r>
      <w:r w:rsidR="001B4CCF" w:rsidRPr="00EE0525">
        <w:rPr>
          <w:rFonts w:eastAsia="Arial"/>
          <w:b/>
          <w:bCs/>
          <w:color w:val="222222"/>
          <w:highlight w:val="white"/>
        </w:rPr>
        <w:t xml:space="preserve">de qualidade de vida do trabalhador </w:t>
      </w:r>
      <w:r w:rsidR="001B4CCF" w:rsidRPr="00EE0525">
        <w:rPr>
          <w:rFonts w:eastAsia="Arial"/>
          <w:b/>
          <w:bCs/>
          <w:color w:val="383838"/>
        </w:rPr>
        <w:t xml:space="preserve">(NIOSH </w:t>
      </w:r>
      <w:proofErr w:type="spellStart"/>
      <w:r w:rsidR="001B4CCF" w:rsidRPr="00EE0525">
        <w:rPr>
          <w:rFonts w:eastAsia="Arial"/>
          <w:b/>
          <w:bCs/>
          <w:color w:val="383838"/>
        </w:rPr>
        <w:t>WellBQ</w:t>
      </w:r>
      <w:proofErr w:type="spellEnd"/>
      <w:r w:rsidR="001B4CCF" w:rsidRPr="00EE0525">
        <w:rPr>
          <w:rFonts w:eastAsia="Arial"/>
          <w:b/>
          <w:bCs/>
          <w:color w:val="383838"/>
        </w:rPr>
        <w:t xml:space="preserve">) </w:t>
      </w:r>
      <w:r w:rsidR="001B4CCF" w:rsidRPr="00EE0525">
        <w:rPr>
          <w:rFonts w:eastAsia="Arial"/>
          <w:b/>
          <w:bCs/>
          <w:color w:val="222222"/>
          <w:highlight w:val="white"/>
        </w:rPr>
        <w:t>aplicada à realidade brasileira</w:t>
      </w:r>
      <w:r w:rsidR="001B4CCF" w:rsidRPr="00EE0525">
        <w:rPr>
          <w:b/>
          <w:bCs/>
        </w:rPr>
        <w:t xml:space="preserve"> </w:t>
      </w:r>
    </w:p>
    <w:p w14:paraId="0BC08613" w14:textId="2511D510" w:rsidR="00C71EB1" w:rsidRDefault="00C71EB1" w:rsidP="00627E9C">
      <w:pPr>
        <w:pStyle w:val="PargrafodaLista"/>
        <w:spacing w:line="360" w:lineRule="auto"/>
        <w:ind w:left="0"/>
        <w:jc w:val="left"/>
        <w:rPr>
          <w:b/>
        </w:rPr>
      </w:pPr>
    </w:p>
    <w:p w14:paraId="543E8AE5" w14:textId="77777777" w:rsidR="00A16B84" w:rsidRDefault="00C71EB1" w:rsidP="00627E9C">
      <w:pPr>
        <w:pStyle w:val="PargrafodaLista"/>
        <w:spacing w:line="240" w:lineRule="auto"/>
        <w:ind w:left="0"/>
        <w:jc w:val="left"/>
        <w:rPr>
          <w:b/>
        </w:rPr>
      </w:pPr>
      <w:r>
        <w:rPr>
          <w:b/>
        </w:rPr>
        <w:t>Resumo</w:t>
      </w:r>
    </w:p>
    <w:p w14:paraId="0264B5F2" w14:textId="77777777" w:rsidR="00A16B84" w:rsidRDefault="00A16B84" w:rsidP="00627E9C">
      <w:pPr>
        <w:pStyle w:val="PargrafodaLista"/>
        <w:spacing w:line="240" w:lineRule="auto"/>
        <w:ind w:left="0" w:firstLine="708"/>
        <w:jc w:val="left"/>
        <w:rPr>
          <w:bCs/>
        </w:rPr>
      </w:pPr>
    </w:p>
    <w:p w14:paraId="215FC848" w14:textId="4E3DE912" w:rsidR="004A46C8" w:rsidRDefault="00557CC0" w:rsidP="00EE0525">
      <w:pPr>
        <w:pStyle w:val="PargrafodaLista"/>
        <w:spacing w:line="240" w:lineRule="auto"/>
        <w:ind w:left="0" w:firstLine="709"/>
        <w:rPr>
          <w:bCs/>
        </w:rPr>
      </w:pPr>
      <w:r>
        <w:rPr>
          <w:rFonts w:eastAsia="Arial"/>
        </w:rPr>
        <w:t>A avaliação da qualidade de vida tem sido cada vez mais utilizada na área de saúde</w:t>
      </w:r>
      <w:r>
        <w:rPr>
          <w:bCs/>
        </w:rPr>
        <w:t xml:space="preserve"> para analisar o engajamento, produtividade e satisfação dos trabalhadores. </w:t>
      </w:r>
      <w:r w:rsidR="004A46C8">
        <w:rPr>
          <w:bCs/>
        </w:rPr>
        <w:t>Portanto, e</w:t>
      </w:r>
      <w:r w:rsidR="001B4CCF">
        <w:rPr>
          <w:bCs/>
        </w:rPr>
        <w:t>st</w:t>
      </w:r>
      <w:r w:rsidR="00AD2380">
        <w:rPr>
          <w:bCs/>
        </w:rPr>
        <w:t>e trabalho apresenta</w:t>
      </w:r>
      <w:r>
        <w:rPr>
          <w:bCs/>
        </w:rPr>
        <w:t xml:space="preserve"> como objetivo</w:t>
      </w:r>
      <w:r w:rsidR="00AD2380">
        <w:rPr>
          <w:bCs/>
        </w:rPr>
        <w:t xml:space="preserve"> uma proposta de análise epidemiológica </w:t>
      </w:r>
      <w:r>
        <w:rPr>
          <w:bCs/>
        </w:rPr>
        <w:t>d</w:t>
      </w:r>
      <w:r>
        <w:rPr>
          <w:rFonts w:eastAsia="Arial"/>
        </w:rPr>
        <w:t xml:space="preserve">a qualidade de vida dos trabalhadores </w:t>
      </w:r>
      <w:r w:rsidR="004A46C8">
        <w:rPr>
          <w:rFonts w:eastAsia="Arial"/>
        </w:rPr>
        <w:t>brasileiros</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sidR="003C76C7">
        <w:rPr>
          <w:bCs/>
        </w:rPr>
        <w:t>,</w:t>
      </w:r>
      <w:r w:rsidR="00AD2380">
        <w:rPr>
          <w:bCs/>
        </w:rPr>
        <w:t xml:space="preserve"> baseando-se na metodologia do questionário NIOSH </w:t>
      </w:r>
      <w:proofErr w:type="spellStart"/>
      <w:r w:rsidR="00AD2380">
        <w:rPr>
          <w:bCs/>
        </w:rPr>
        <w:t>WellBQ</w:t>
      </w:r>
      <w:proofErr w:type="spellEnd"/>
      <w:r w:rsidR="00AD2380">
        <w:rPr>
          <w:bCs/>
        </w:rPr>
        <w:t xml:space="preserve"> </w:t>
      </w:r>
      <w:r>
        <w:rPr>
          <w:rFonts w:eastAsia="Arial"/>
        </w:rPr>
        <w:t xml:space="preserve">adaptada à realidade brasileira. </w:t>
      </w:r>
      <w:r w:rsidR="00AD2380">
        <w:rPr>
          <w:bCs/>
        </w:rPr>
        <w:t>Foi desenvolvid</w:t>
      </w:r>
      <w:r w:rsidR="00DF579E">
        <w:rPr>
          <w:bCs/>
        </w:rPr>
        <w:t>a</w:t>
      </w:r>
      <w:r w:rsidR="00AD2380">
        <w:rPr>
          <w:bCs/>
        </w:rPr>
        <w:t xml:space="preserve"> </w:t>
      </w:r>
      <w:r w:rsidR="007B6B83">
        <w:rPr>
          <w:bCs/>
        </w:rPr>
        <w:t>modelagem</w:t>
      </w:r>
      <w:r w:rsidR="00AD2380">
        <w:rPr>
          <w:bCs/>
        </w:rPr>
        <w:t xml:space="preserve"> estatística para criação de dados sintéticos baseados em uma população real</w:t>
      </w:r>
      <w:r w:rsidR="007B6B83">
        <w:rPr>
          <w:bCs/>
        </w:rPr>
        <w:t>,</w:t>
      </w:r>
      <w:r w:rsidR="00AD2380">
        <w:rPr>
          <w:bCs/>
        </w:rPr>
        <w:t xml:space="preserve"> que foi objeto de estudo </w:t>
      </w:r>
      <w:r w:rsidR="00DF579E">
        <w:rPr>
          <w:bCs/>
        </w:rPr>
        <w:t>realizado</w:t>
      </w:r>
      <w:r w:rsidR="00AD2380">
        <w:rPr>
          <w:bCs/>
        </w:rPr>
        <w:t xml:space="preserve"> </w:t>
      </w:r>
      <w:r>
        <w:rPr>
          <w:bCs/>
        </w:rPr>
        <w:t xml:space="preserve">previamente </w:t>
      </w:r>
      <w:r w:rsidR="00AD2380">
        <w:rPr>
          <w:bCs/>
        </w:rPr>
        <w:t>em uma empresa brasileira</w:t>
      </w:r>
      <w:r w:rsidR="00984F97">
        <w:rPr>
          <w:bCs/>
        </w:rPr>
        <w:t>.</w:t>
      </w:r>
      <w:r w:rsidR="003C76C7">
        <w:rPr>
          <w:bCs/>
        </w:rPr>
        <w:t xml:space="preserve"> A</w:t>
      </w:r>
      <w:r w:rsidR="00984F97">
        <w:rPr>
          <w:bCs/>
        </w:rPr>
        <w:t xml:space="preserve">nálises exploratórias de dados </w:t>
      </w:r>
      <w:r w:rsidR="003C76C7">
        <w:rPr>
          <w:bCs/>
        </w:rPr>
        <w:t xml:space="preserve">foram realizadas </w:t>
      </w:r>
      <w:r w:rsidR="00984F97">
        <w:rPr>
          <w:bCs/>
        </w:rPr>
        <w:t xml:space="preserve">com obtenção de </w:t>
      </w:r>
      <w:proofErr w:type="gramStart"/>
      <w:r w:rsidR="00984F97">
        <w:rPr>
          <w:bCs/>
        </w:rPr>
        <w:t>insights,  baseados</w:t>
      </w:r>
      <w:proofErr w:type="gramEnd"/>
      <w:r w:rsidR="00984F97">
        <w:rPr>
          <w:bCs/>
        </w:rPr>
        <w:t xml:space="preserve"> na metodologia desenvolvida no NIOSH </w:t>
      </w:r>
      <w:proofErr w:type="spellStart"/>
      <w:r w:rsidR="00984F97">
        <w:rPr>
          <w:bCs/>
        </w:rPr>
        <w:t>WellBQ</w:t>
      </w:r>
      <w:proofErr w:type="spellEnd"/>
      <w:r w:rsidR="003C76C7">
        <w:rPr>
          <w:bCs/>
        </w:rPr>
        <w:t xml:space="preserve">, trazendo o perfil epidemiológico da empresa estudada quanto a qualidade de vida dos seus trabalhadores. </w:t>
      </w:r>
      <w:r w:rsidR="004A46C8">
        <w:rPr>
          <w:bCs/>
        </w:rPr>
        <w:t xml:space="preserve">Concluiu-se que a metodologia proposta utilizada se mostrou satisfatória do ponto de vista qualitativo e quantitativo, trazendo a visão da qualidade de vida dos trabalhadores, tendo a satisfação do trabalho associação com variados aspectos sócio-organizacionais e culturais da empresa. </w:t>
      </w:r>
    </w:p>
    <w:p w14:paraId="382791E4" w14:textId="72933C68" w:rsidR="00C71EB1" w:rsidRPr="00A2638C" w:rsidRDefault="00C71EB1" w:rsidP="00627E9C">
      <w:pPr>
        <w:spacing w:line="360" w:lineRule="auto"/>
        <w:ind w:firstLine="360"/>
        <w:rPr>
          <w:rFonts w:eastAsia="Arial"/>
        </w:rPr>
      </w:pPr>
    </w:p>
    <w:p w14:paraId="4671E366" w14:textId="77777777" w:rsidR="00640474" w:rsidRDefault="00640474" w:rsidP="00EE0525">
      <w:pPr>
        <w:pStyle w:val="PargrafodaLista"/>
        <w:spacing w:line="240" w:lineRule="auto"/>
        <w:ind w:left="0" w:firstLine="708"/>
        <w:jc w:val="left"/>
        <w:rPr>
          <w:b/>
        </w:rPr>
      </w:pPr>
    </w:p>
    <w:p w14:paraId="50910B45" w14:textId="5C4D4D78" w:rsidR="00C71EB1" w:rsidRPr="00FB13AA" w:rsidRDefault="00C71EB1" w:rsidP="00EE0525">
      <w:pPr>
        <w:autoSpaceDE w:val="0"/>
        <w:autoSpaceDN w:val="0"/>
        <w:adjustRightInd w:val="0"/>
        <w:spacing w:line="240" w:lineRule="auto"/>
        <w:rPr>
          <w:b/>
        </w:rPr>
      </w:pPr>
      <w:r w:rsidRPr="00FB13AA">
        <w:rPr>
          <w:b/>
        </w:rPr>
        <w:t xml:space="preserve">Palavras-chave: </w:t>
      </w:r>
      <w:proofErr w:type="spellStart"/>
      <w:r w:rsidR="00640474" w:rsidRPr="00FB13AA">
        <w:rPr>
          <w:bCs/>
        </w:rPr>
        <w:t>WellBQ</w:t>
      </w:r>
      <w:proofErr w:type="spellEnd"/>
      <w:r w:rsidR="00FB13AA">
        <w:rPr>
          <w:bCs/>
        </w:rPr>
        <w:t>;</w:t>
      </w:r>
      <w:r w:rsidR="00640474" w:rsidRPr="00FB13AA">
        <w:rPr>
          <w:bCs/>
        </w:rPr>
        <w:t xml:space="preserve"> NIOS</w:t>
      </w:r>
      <w:r w:rsidR="00FB13AA">
        <w:rPr>
          <w:bCs/>
        </w:rPr>
        <w:t>H;</w:t>
      </w:r>
      <w:r w:rsidR="00640474" w:rsidRPr="00FB13AA">
        <w:rPr>
          <w:bCs/>
        </w:rPr>
        <w:t xml:space="preserve"> qualidade de vida</w:t>
      </w:r>
      <w:r w:rsidR="00FB13AA">
        <w:rPr>
          <w:bCs/>
        </w:rPr>
        <w:t>;</w:t>
      </w:r>
      <w:r w:rsidR="00640474" w:rsidRPr="00FB13AA">
        <w:rPr>
          <w:bCs/>
        </w:rPr>
        <w:t xml:space="preserve"> questionário de saúde</w:t>
      </w:r>
      <w:r w:rsidR="00FB13AA">
        <w:rPr>
          <w:bCs/>
        </w:rPr>
        <w:t>;</w:t>
      </w:r>
      <w:r w:rsidR="00640474" w:rsidRPr="00FB13AA">
        <w:rPr>
          <w:bCs/>
        </w:rPr>
        <w:t xml:space="preserve"> gestão ocupacional</w:t>
      </w:r>
      <w:r w:rsidR="00FB13AA">
        <w:rPr>
          <w:bCs/>
        </w:rPr>
        <w:t xml:space="preserve">; </w:t>
      </w:r>
      <w:r w:rsidR="00640474" w:rsidRPr="00FB13AA">
        <w:rPr>
          <w:bCs/>
        </w:rPr>
        <w:t>análise epidemiológica</w:t>
      </w:r>
      <w:r w:rsidR="00FB13AA">
        <w:rPr>
          <w:bCs/>
        </w:rPr>
        <w:t xml:space="preserve">; </w:t>
      </w:r>
      <w:r w:rsidR="00640474" w:rsidRPr="006C1FF9">
        <w:rPr>
          <w:bCs/>
        </w:rPr>
        <w:t xml:space="preserve">data </w:t>
      </w:r>
      <w:proofErr w:type="spellStart"/>
      <w:r w:rsidR="00FB13AA" w:rsidRPr="006C1FF9">
        <w:rPr>
          <w:bCs/>
        </w:rPr>
        <w:t>science</w:t>
      </w:r>
      <w:proofErr w:type="spellEnd"/>
      <w:r w:rsidR="00FB13AA">
        <w:t>.</w:t>
      </w:r>
    </w:p>
    <w:p w14:paraId="5FD65537" w14:textId="684067DD" w:rsidR="00C71EB1" w:rsidRDefault="00C71EB1" w:rsidP="00627E9C">
      <w:pPr>
        <w:pStyle w:val="PargrafodaLista"/>
        <w:spacing w:line="360" w:lineRule="auto"/>
        <w:ind w:left="0"/>
        <w:jc w:val="left"/>
        <w:rPr>
          <w:b/>
        </w:rPr>
      </w:pPr>
    </w:p>
    <w:p w14:paraId="090D4673" w14:textId="77777777" w:rsidR="00C24FDE" w:rsidRDefault="00C24FDE" w:rsidP="00627E9C">
      <w:pPr>
        <w:pStyle w:val="PargrafodaLista"/>
        <w:spacing w:line="360" w:lineRule="auto"/>
        <w:ind w:left="0"/>
        <w:jc w:val="left"/>
        <w:rPr>
          <w:b/>
        </w:rPr>
      </w:pPr>
    </w:p>
    <w:p w14:paraId="0A4B19D0" w14:textId="77777777" w:rsidR="00664CD3" w:rsidRDefault="00664CD3" w:rsidP="00627E9C">
      <w:pPr>
        <w:pStyle w:val="PargrafodaLista"/>
        <w:spacing w:line="360" w:lineRule="auto"/>
        <w:ind w:left="0"/>
        <w:jc w:val="left"/>
        <w:rPr>
          <w:b/>
        </w:rPr>
      </w:pPr>
    </w:p>
    <w:p w14:paraId="39EF55A1" w14:textId="6EBB2CD2" w:rsidR="00664CD3" w:rsidRPr="00C24FDE" w:rsidRDefault="00557CC0" w:rsidP="00627E9C">
      <w:pPr>
        <w:spacing w:line="240" w:lineRule="auto"/>
        <w:jc w:val="center"/>
        <w:rPr>
          <w:b/>
          <w:bCs/>
          <w:lang w:val="en-US"/>
        </w:rPr>
      </w:pPr>
      <w:r w:rsidRPr="00EE0525">
        <w:rPr>
          <w:b/>
          <w:bCs/>
          <w:color w:val="222222"/>
          <w:highlight w:val="white"/>
          <w:lang w:val="en"/>
        </w:rPr>
        <w:t>W</w:t>
      </w:r>
      <w:r w:rsidR="00664CD3" w:rsidRPr="00EE0525">
        <w:rPr>
          <w:b/>
          <w:bCs/>
          <w:color w:val="222222"/>
          <w:highlight w:val="white"/>
          <w:lang w:val="en"/>
        </w:rPr>
        <w:t>orker quality</w:t>
      </w:r>
      <w:r w:rsidR="00664CD3" w:rsidRPr="00EE0525">
        <w:rPr>
          <w:b/>
          <w:bCs/>
          <w:i/>
          <w:color w:val="222222"/>
          <w:highlight w:val="white"/>
          <w:lang w:val="en"/>
        </w:rPr>
        <w:t xml:space="preserve"> of </w:t>
      </w:r>
      <w:r w:rsidR="00664CD3" w:rsidRPr="00EE0525">
        <w:rPr>
          <w:b/>
          <w:bCs/>
          <w:color w:val="222222"/>
          <w:highlight w:val="white"/>
          <w:lang w:val="en"/>
        </w:rPr>
        <w:t xml:space="preserve">life </w:t>
      </w:r>
      <w:r w:rsidR="00664CD3" w:rsidRPr="00EE0525">
        <w:rPr>
          <w:b/>
          <w:bCs/>
          <w:lang w:val="en"/>
        </w:rPr>
        <w:t xml:space="preserve">score </w:t>
      </w:r>
      <w:r w:rsidR="00664CD3" w:rsidRPr="00EE0525">
        <w:rPr>
          <w:b/>
          <w:bCs/>
          <w:color w:val="383838"/>
          <w:lang w:val="en"/>
        </w:rPr>
        <w:t xml:space="preserve">methodology (NIOSH </w:t>
      </w:r>
      <w:proofErr w:type="spellStart"/>
      <w:r w:rsidR="00664CD3" w:rsidRPr="00EE0525">
        <w:rPr>
          <w:b/>
          <w:bCs/>
          <w:color w:val="383838"/>
          <w:lang w:val="en"/>
        </w:rPr>
        <w:t>WellBQ</w:t>
      </w:r>
      <w:proofErr w:type="spellEnd"/>
      <w:r w:rsidR="00664CD3" w:rsidRPr="00EE0525">
        <w:rPr>
          <w:b/>
          <w:bCs/>
          <w:color w:val="383838"/>
          <w:lang w:val="en"/>
        </w:rPr>
        <w:t xml:space="preserve">) applied </w:t>
      </w:r>
      <w:r w:rsidR="00664CD3" w:rsidRPr="00EE0525">
        <w:rPr>
          <w:b/>
          <w:bCs/>
          <w:color w:val="222222"/>
          <w:highlight w:val="white"/>
          <w:lang w:val="en"/>
        </w:rPr>
        <w:t>to the Brazilian reality</w:t>
      </w:r>
    </w:p>
    <w:p w14:paraId="2DB4D5B6" w14:textId="77777777" w:rsidR="00664CD3" w:rsidRPr="00664CD3" w:rsidRDefault="00664CD3" w:rsidP="00627E9C">
      <w:pPr>
        <w:pStyle w:val="PargrafodaLista"/>
        <w:spacing w:line="360" w:lineRule="auto"/>
        <w:ind w:left="0"/>
        <w:jc w:val="left"/>
        <w:rPr>
          <w:b/>
          <w:lang w:val="en-US"/>
        </w:rPr>
      </w:pPr>
    </w:p>
    <w:p w14:paraId="0D7760E4" w14:textId="77777777" w:rsidR="00664CD3" w:rsidRPr="00664CD3" w:rsidRDefault="00664CD3" w:rsidP="00627E9C">
      <w:pPr>
        <w:pStyle w:val="PargrafodaLista"/>
        <w:spacing w:line="240" w:lineRule="auto"/>
        <w:ind w:left="0"/>
        <w:jc w:val="left"/>
        <w:rPr>
          <w:b/>
          <w:lang w:val="en-US"/>
        </w:rPr>
      </w:pPr>
      <w:r>
        <w:rPr>
          <w:b/>
          <w:lang w:val="en"/>
        </w:rPr>
        <w:t>Summary</w:t>
      </w:r>
    </w:p>
    <w:p w14:paraId="37CCC007" w14:textId="58B99D07" w:rsidR="00664CD3" w:rsidRPr="00664CD3" w:rsidRDefault="003742B4" w:rsidP="00627E9C">
      <w:pPr>
        <w:pStyle w:val="PargrafodaLista"/>
        <w:tabs>
          <w:tab w:val="left" w:pos="6432"/>
        </w:tabs>
        <w:spacing w:line="240" w:lineRule="auto"/>
        <w:ind w:left="0" w:firstLine="708"/>
        <w:jc w:val="left"/>
        <w:rPr>
          <w:bCs/>
          <w:lang w:val="en-US"/>
        </w:rPr>
      </w:pPr>
      <w:r>
        <w:rPr>
          <w:bCs/>
          <w:lang w:val="en-US"/>
        </w:rPr>
        <w:tab/>
      </w:r>
    </w:p>
    <w:p w14:paraId="67C51E79" w14:textId="73749883" w:rsidR="00627E9C" w:rsidRDefault="00627E9C" w:rsidP="00EE0525">
      <w:pPr>
        <w:pStyle w:val="PargrafodaLista"/>
        <w:spacing w:line="240" w:lineRule="auto"/>
        <w:ind w:left="0" w:firstLine="708"/>
        <w:rPr>
          <w:bCs/>
          <w:lang w:val="en"/>
        </w:rPr>
      </w:pPr>
      <w:r w:rsidRPr="00627E9C">
        <w:rPr>
          <w:bCs/>
          <w:lang w:val="en"/>
        </w:rPr>
        <w:t xml:space="preserve">The assessment of quality of life has been increasingly used in the health area to analyze the engagement, </w:t>
      </w:r>
      <w:proofErr w:type="gramStart"/>
      <w:r w:rsidRPr="00627E9C">
        <w:rPr>
          <w:bCs/>
          <w:lang w:val="en"/>
        </w:rPr>
        <w:t>productivity</w:t>
      </w:r>
      <w:proofErr w:type="gramEnd"/>
      <w:r w:rsidRPr="00627E9C">
        <w:rPr>
          <w:bCs/>
          <w:lang w:val="en"/>
        </w:rPr>
        <w:t xml:space="preserve"> and satisfaction of workers. Therefore, this paper presents as objective a proposal for epidemiological analysis of the quality of life of Brazilian workers, in a context of data science, based on the methodology developed from the NIOSH </w:t>
      </w:r>
      <w:proofErr w:type="spellStart"/>
      <w:r w:rsidRPr="00627E9C">
        <w:rPr>
          <w:bCs/>
          <w:lang w:val="en"/>
        </w:rPr>
        <w:t>WellBQ</w:t>
      </w:r>
      <w:proofErr w:type="spellEnd"/>
      <w:r w:rsidRPr="00627E9C">
        <w:rPr>
          <w:bCs/>
          <w:lang w:val="en"/>
        </w:rPr>
        <w:t xml:space="preserve"> questionnaire</w:t>
      </w:r>
      <w:r>
        <w:rPr>
          <w:bCs/>
          <w:lang w:val="en"/>
        </w:rPr>
        <w:t>,</w:t>
      </w:r>
      <w:r w:rsidRPr="00627E9C">
        <w:rPr>
          <w:bCs/>
          <w:lang w:val="en"/>
        </w:rPr>
        <w:t xml:space="preserve"> adapted to the Brazilian reality. A statistical methodology was developed to create synthetic data based on a real population that was the object of a study previously carried out in a Brazilian company. Exploratory data analyses were performed with insights, based on the methodology developed in NIOSH </w:t>
      </w:r>
      <w:proofErr w:type="spellStart"/>
      <w:r w:rsidRPr="00627E9C">
        <w:rPr>
          <w:bCs/>
          <w:lang w:val="en"/>
        </w:rPr>
        <w:t>WellBQ</w:t>
      </w:r>
      <w:proofErr w:type="spellEnd"/>
      <w:r w:rsidRPr="00627E9C">
        <w:rPr>
          <w:bCs/>
          <w:lang w:val="en"/>
        </w:rPr>
        <w:t xml:space="preserve">, bringing the epidemiological profile of the company studied regarding the quality of life of its workers. It was concluded that the proposed methodology used was satisfactory from a qualitative and quantitative point of view, bringing the view of the quality of life of workers, with job satisfaction being associated with various socio-organizational and cultural aspects of the company. </w:t>
      </w:r>
    </w:p>
    <w:p w14:paraId="15EADFC5" w14:textId="77777777" w:rsidR="00627E9C" w:rsidRPr="00664CD3" w:rsidRDefault="00627E9C" w:rsidP="00EE0525">
      <w:pPr>
        <w:pStyle w:val="PargrafodaLista"/>
        <w:spacing w:line="240" w:lineRule="auto"/>
        <w:ind w:left="0" w:firstLine="708"/>
        <w:rPr>
          <w:bCs/>
          <w:lang w:val="en-US"/>
        </w:rPr>
      </w:pPr>
    </w:p>
    <w:p w14:paraId="389B119A" w14:textId="77777777" w:rsidR="00664CD3" w:rsidRPr="00664CD3" w:rsidRDefault="00664CD3" w:rsidP="00EE0525">
      <w:pPr>
        <w:pStyle w:val="PargrafodaLista"/>
        <w:spacing w:line="240" w:lineRule="auto"/>
        <w:ind w:left="0" w:firstLine="708"/>
        <w:rPr>
          <w:b/>
          <w:lang w:val="en-US"/>
        </w:rPr>
      </w:pPr>
    </w:p>
    <w:p w14:paraId="2FFF17CA" w14:textId="7F775D9E" w:rsidR="00664CD3" w:rsidRPr="00664CD3" w:rsidRDefault="00664CD3" w:rsidP="00EE0525">
      <w:pPr>
        <w:autoSpaceDE w:val="0"/>
        <w:autoSpaceDN w:val="0"/>
        <w:adjustRightInd w:val="0"/>
        <w:spacing w:line="240" w:lineRule="auto"/>
        <w:rPr>
          <w:b/>
          <w:lang w:val="en-US"/>
        </w:rPr>
      </w:pPr>
      <w:r w:rsidRPr="00FB13AA">
        <w:rPr>
          <w:b/>
          <w:lang w:val="en"/>
        </w:rPr>
        <w:t xml:space="preserve">Keywords: </w:t>
      </w:r>
      <w:proofErr w:type="spellStart"/>
      <w:r w:rsidRPr="00FB13AA">
        <w:rPr>
          <w:bCs/>
          <w:lang w:val="en"/>
        </w:rPr>
        <w:t>WellBQ</w:t>
      </w:r>
      <w:proofErr w:type="spellEnd"/>
      <w:r>
        <w:rPr>
          <w:bCs/>
          <w:lang w:val="en"/>
        </w:rPr>
        <w:t>;</w:t>
      </w:r>
      <w:r>
        <w:rPr>
          <w:lang w:val="en"/>
        </w:rPr>
        <w:t xml:space="preserve"> </w:t>
      </w:r>
      <w:r w:rsidRPr="00FB13AA">
        <w:rPr>
          <w:bCs/>
          <w:lang w:val="en"/>
        </w:rPr>
        <w:t>NIOS</w:t>
      </w:r>
      <w:r>
        <w:rPr>
          <w:bCs/>
          <w:lang w:val="en"/>
        </w:rPr>
        <w:t>H;</w:t>
      </w:r>
      <w:r>
        <w:rPr>
          <w:lang w:val="en"/>
        </w:rPr>
        <w:t xml:space="preserve"> </w:t>
      </w:r>
      <w:r w:rsidRPr="00FB13AA">
        <w:rPr>
          <w:bCs/>
          <w:lang w:val="en"/>
        </w:rPr>
        <w:t>quality of life</w:t>
      </w:r>
      <w:r>
        <w:rPr>
          <w:bCs/>
          <w:lang w:val="en"/>
        </w:rPr>
        <w:t>;</w:t>
      </w:r>
      <w:r>
        <w:rPr>
          <w:lang w:val="en"/>
        </w:rPr>
        <w:t xml:space="preserve"> </w:t>
      </w:r>
      <w:r w:rsidRPr="00FB13AA">
        <w:rPr>
          <w:bCs/>
          <w:lang w:val="en"/>
        </w:rPr>
        <w:t>health questionnaire</w:t>
      </w:r>
      <w:r>
        <w:rPr>
          <w:bCs/>
          <w:lang w:val="en"/>
        </w:rPr>
        <w:t>;</w:t>
      </w:r>
      <w:r>
        <w:rPr>
          <w:lang w:val="en"/>
        </w:rPr>
        <w:t xml:space="preserve"> </w:t>
      </w:r>
      <w:r w:rsidRPr="00FB13AA">
        <w:rPr>
          <w:bCs/>
          <w:lang w:val="en"/>
        </w:rPr>
        <w:t>occupational management</w:t>
      </w:r>
      <w:r>
        <w:rPr>
          <w:bCs/>
          <w:lang w:val="en"/>
        </w:rPr>
        <w:t xml:space="preserve">; </w:t>
      </w:r>
      <w:r w:rsidRPr="00FB13AA">
        <w:rPr>
          <w:bCs/>
          <w:lang w:val="en"/>
        </w:rPr>
        <w:t>epidemiological analysis</w:t>
      </w:r>
      <w:r>
        <w:rPr>
          <w:bCs/>
          <w:lang w:val="en"/>
        </w:rPr>
        <w:t xml:space="preserve">; </w:t>
      </w:r>
      <w:r w:rsidRPr="00FB13AA">
        <w:rPr>
          <w:bCs/>
          <w:lang w:val="en"/>
        </w:rPr>
        <w:t xml:space="preserve">data </w:t>
      </w:r>
      <w:r>
        <w:rPr>
          <w:bCs/>
          <w:lang w:val="en"/>
        </w:rPr>
        <w:t>science</w:t>
      </w:r>
      <w:r>
        <w:rPr>
          <w:lang w:val="en"/>
        </w:rPr>
        <w:t>.</w:t>
      </w:r>
    </w:p>
    <w:p w14:paraId="760D41B3" w14:textId="48E80C3A" w:rsidR="000F75A8" w:rsidRDefault="000F75A8" w:rsidP="00627E9C">
      <w:pPr>
        <w:pStyle w:val="PargrafodaLista"/>
        <w:spacing w:line="360" w:lineRule="auto"/>
        <w:ind w:left="0"/>
        <w:jc w:val="left"/>
        <w:rPr>
          <w:b/>
          <w:lang w:val="en-US"/>
        </w:rPr>
      </w:pPr>
    </w:p>
    <w:p w14:paraId="0929F96C" w14:textId="5B0BCBB4" w:rsidR="005608D1" w:rsidRDefault="005608D1" w:rsidP="00627E9C">
      <w:pPr>
        <w:pStyle w:val="PargrafodaLista"/>
        <w:spacing w:line="360" w:lineRule="auto"/>
        <w:ind w:left="0"/>
        <w:jc w:val="left"/>
        <w:rPr>
          <w:b/>
          <w:lang w:val="en-US"/>
        </w:rPr>
      </w:pPr>
    </w:p>
    <w:p w14:paraId="6E92AACE" w14:textId="77777777" w:rsidR="001D46A8" w:rsidRDefault="001D46A8" w:rsidP="00627E9C">
      <w:pPr>
        <w:pStyle w:val="PargrafodaLista"/>
        <w:spacing w:line="360" w:lineRule="auto"/>
        <w:ind w:left="0"/>
        <w:jc w:val="left"/>
        <w:rPr>
          <w:b/>
          <w:lang w:val="en-US"/>
        </w:rPr>
      </w:pPr>
    </w:p>
    <w:p w14:paraId="76CF266E" w14:textId="77CC5CB3" w:rsidR="000A46BE" w:rsidRDefault="000A46BE" w:rsidP="00627E9C">
      <w:pPr>
        <w:pStyle w:val="PargrafodaLista"/>
        <w:spacing w:line="360" w:lineRule="auto"/>
        <w:ind w:left="0"/>
        <w:jc w:val="left"/>
        <w:rPr>
          <w:b/>
        </w:rPr>
      </w:pPr>
      <w:r w:rsidRPr="009629EB">
        <w:rPr>
          <w:b/>
        </w:rPr>
        <w:lastRenderedPageBreak/>
        <w:t>Introdução</w:t>
      </w:r>
    </w:p>
    <w:p w14:paraId="04023962" w14:textId="77777777" w:rsidR="000A46BE" w:rsidRPr="00715294" w:rsidRDefault="000A46BE" w:rsidP="00627E9C">
      <w:pPr>
        <w:pStyle w:val="PargrafodaLista"/>
        <w:spacing w:line="360" w:lineRule="auto"/>
        <w:ind w:left="0"/>
        <w:jc w:val="left"/>
      </w:pPr>
    </w:p>
    <w:p w14:paraId="4E1DBCFD" w14:textId="2D5AFE97" w:rsidR="001B4CCF" w:rsidRDefault="001B4CCF" w:rsidP="00627E9C">
      <w:pPr>
        <w:spacing w:line="360" w:lineRule="auto"/>
        <w:ind w:firstLine="708"/>
        <w:rPr>
          <w:rFonts w:eastAsia="Arial"/>
        </w:rPr>
      </w:pPr>
      <w:r>
        <w:rPr>
          <w:rFonts w:eastAsia="Arial"/>
        </w:rPr>
        <w:t xml:space="preserve">De acordo com a Organização Mundial de Saúde </w:t>
      </w:r>
      <w:r w:rsidR="00A0519F">
        <w:rPr>
          <w:rFonts w:eastAsia="Arial"/>
        </w:rPr>
        <w:t>[</w:t>
      </w:r>
      <w:r>
        <w:rPr>
          <w:rFonts w:eastAsia="Arial"/>
        </w:rPr>
        <w:t>OMS</w:t>
      </w:r>
      <w:r w:rsidR="00A0519F">
        <w:rPr>
          <w:rFonts w:eastAsia="Arial"/>
        </w:rPr>
        <w:t>]</w:t>
      </w:r>
      <w:r>
        <w:rPr>
          <w:rFonts w:eastAsia="Arial"/>
        </w:rPr>
        <w:t xml:space="preserve">, a saúde é um estado de completo bem-estar físico, mental e social, </w:t>
      </w:r>
      <w:r w:rsidR="00C23DB0">
        <w:rPr>
          <w:rFonts w:eastAsia="Arial"/>
        </w:rPr>
        <w:t xml:space="preserve">e </w:t>
      </w:r>
      <w:r>
        <w:rPr>
          <w:rFonts w:eastAsia="Arial"/>
        </w:rPr>
        <w:t xml:space="preserve">não apenas a ausência de </w:t>
      </w:r>
      <w:r w:rsidR="00C23DB0">
        <w:rPr>
          <w:rFonts w:eastAsia="Arial"/>
        </w:rPr>
        <w:t xml:space="preserve">uma </w:t>
      </w:r>
      <w:r>
        <w:rPr>
          <w:rFonts w:eastAsia="Arial"/>
        </w:rPr>
        <w:t xml:space="preserve">doença ou de enfermidade. </w:t>
      </w:r>
      <w:r w:rsidR="00574FAE">
        <w:rPr>
          <w:rFonts w:eastAsia="Arial"/>
        </w:rPr>
        <w:t>Esta concepção contribuiu</w:t>
      </w:r>
      <w:r>
        <w:rPr>
          <w:rFonts w:eastAsia="Arial"/>
        </w:rPr>
        <w:t xml:space="preserve"> para que um dos paradigmas da medicina fosse o de minimizar os danos causados pelas </w:t>
      </w:r>
      <w:r w:rsidR="00FB13AA">
        <w:rPr>
          <w:rFonts w:eastAsia="Arial"/>
        </w:rPr>
        <w:t>doenças</w:t>
      </w:r>
      <w:r>
        <w:rPr>
          <w:rFonts w:eastAsia="Arial"/>
        </w:rPr>
        <w:t xml:space="preserve"> e promover uma melhor </w:t>
      </w:r>
      <w:r w:rsidR="00FB13AA">
        <w:rPr>
          <w:rFonts w:eastAsia="Arial"/>
        </w:rPr>
        <w:t>condição</w:t>
      </w:r>
      <w:r>
        <w:rPr>
          <w:rFonts w:eastAsia="Arial"/>
        </w:rPr>
        <w:t xml:space="preserve"> de </w:t>
      </w:r>
      <w:r w:rsidR="00B57234">
        <w:rPr>
          <w:rFonts w:eastAsia="Arial"/>
        </w:rPr>
        <w:t>saúde</w:t>
      </w:r>
      <w:r>
        <w:rPr>
          <w:rFonts w:eastAsia="Arial"/>
        </w:rPr>
        <w:t xml:space="preserve"> e de qualidade de vida. A </w:t>
      </w:r>
      <w:r w:rsidR="00FB13AA">
        <w:rPr>
          <w:rFonts w:eastAsia="Arial"/>
        </w:rPr>
        <w:t>avaliação</w:t>
      </w:r>
      <w:r>
        <w:rPr>
          <w:rFonts w:eastAsia="Arial"/>
        </w:rPr>
        <w:t xml:space="preserve"> da qualidade de vida tem sido cada vez mais utilizada na </w:t>
      </w:r>
      <w:r w:rsidR="00FB13AA">
        <w:rPr>
          <w:rFonts w:eastAsia="Arial"/>
        </w:rPr>
        <w:t>área</w:t>
      </w:r>
      <w:r>
        <w:rPr>
          <w:rFonts w:eastAsia="Arial"/>
        </w:rPr>
        <w:t xml:space="preserve"> de </w:t>
      </w:r>
      <w:r w:rsidR="00FB13AA">
        <w:rPr>
          <w:rFonts w:eastAsia="Arial"/>
        </w:rPr>
        <w:t>saúde</w:t>
      </w:r>
      <w:r>
        <w:rPr>
          <w:rFonts w:eastAsia="Arial"/>
        </w:rPr>
        <w:t>, principalmente depois que suas</w:t>
      </w:r>
      <w:r w:rsidR="00704F58">
        <w:rPr>
          <w:rFonts w:eastAsia="Arial"/>
        </w:rPr>
        <w:t xml:space="preserve"> métricas de avaliação</w:t>
      </w:r>
      <w:r>
        <w:rPr>
          <w:rFonts w:eastAsia="Arial"/>
        </w:rPr>
        <w:t xml:space="preserve"> foram comprovadas </w:t>
      </w:r>
      <w:r w:rsidR="00C23DB0">
        <w:rPr>
          <w:rFonts w:eastAsia="Arial"/>
        </w:rPr>
        <w:t>como parâmetros</w:t>
      </w:r>
      <w:r>
        <w:rPr>
          <w:rFonts w:eastAsia="Arial"/>
        </w:rPr>
        <w:t xml:space="preserve"> </w:t>
      </w:r>
      <w:r w:rsidR="00B57234">
        <w:rPr>
          <w:rFonts w:eastAsia="Arial"/>
        </w:rPr>
        <w:t>válido</w:t>
      </w:r>
      <w:r w:rsidR="00986B47">
        <w:rPr>
          <w:rFonts w:eastAsia="Arial"/>
        </w:rPr>
        <w:t xml:space="preserve">s e </w:t>
      </w:r>
      <w:r w:rsidR="00C23DB0">
        <w:rPr>
          <w:rFonts w:eastAsia="Arial"/>
        </w:rPr>
        <w:t>reprodutíveis (</w:t>
      </w:r>
      <w:proofErr w:type="spellStart"/>
      <w:r w:rsidR="007C44CE">
        <w:rPr>
          <w:rFonts w:eastAsia="Arial"/>
        </w:rPr>
        <w:t>Ciconelli</w:t>
      </w:r>
      <w:proofErr w:type="spellEnd"/>
      <w:r w:rsidR="007C44CE">
        <w:rPr>
          <w:rFonts w:eastAsia="Arial"/>
        </w:rPr>
        <w:t>, 2003)</w:t>
      </w:r>
      <w:r>
        <w:rPr>
          <w:rFonts w:eastAsia="Arial"/>
        </w:rPr>
        <w:t>. Assim, a mensuração do impacto da doença na qualidade de vida do paciente torna-se uma ferramenta cada vez mais necessária</w:t>
      </w:r>
      <w:r w:rsidR="007C44CE">
        <w:rPr>
          <w:rFonts w:eastAsia="Arial"/>
        </w:rPr>
        <w:t xml:space="preserve"> (Del Castilho et al., 2012)</w:t>
      </w:r>
      <w:r>
        <w:rPr>
          <w:rFonts w:eastAsia="Arial"/>
        </w:rPr>
        <w:t>.</w:t>
      </w:r>
    </w:p>
    <w:p w14:paraId="65E81D62" w14:textId="73195BD4" w:rsidR="001B4CCF" w:rsidRDefault="00E555E3" w:rsidP="00627E9C">
      <w:pPr>
        <w:spacing w:line="360" w:lineRule="auto"/>
        <w:ind w:firstLine="708"/>
        <w:rPr>
          <w:rFonts w:eastAsia="Arial"/>
        </w:rPr>
      </w:pPr>
      <w:r>
        <w:rPr>
          <w:rFonts w:eastAsia="Arial"/>
        </w:rPr>
        <w:t>T</w:t>
      </w:r>
      <w:r w:rsidR="001B4CCF">
        <w:rPr>
          <w:rFonts w:eastAsia="Arial"/>
        </w:rPr>
        <w:t>ão importante quanto investir no treinamento e desenvolvimento de habilidades e no crescimento financeiro dos colaboradores, é</w:t>
      </w:r>
      <w:r w:rsidR="001B4CCF">
        <w:rPr>
          <w:rFonts w:eastAsia="Arial"/>
          <w:b/>
        </w:rPr>
        <w:t> </w:t>
      </w:r>
      <w:r w:rsidR="001B4CCF">
        <w:rPr>
          <w:rFonts w:eastAsia="Arial"/>
        </w:rPr>
        <w:t>apoiar e promover ações de prevenção e manutenção da saúde física e mental e no bem-estar. Pensando nisso, muitas empresas vêm investindo em estratégias para promover a gestão de saúde dos trabalhadores visando o bem-estar físico e mental, bem como a qualidade de vida. Além disso, empresas que se concentram em saúde e segurança do trabalho podem criar uma cultura que apoie uma força de trabalho saudável e aumente o percentual de funcionários engajados e comprometidos com o sucesso da organização</w:t>
      </w:r>
      <w:r w:rsidR="007C44CE">
        <w:rPr>
          <w:rFonts w:eastAsia="Arial"/>
        </w:rPr>
        <w:t xml:space="preserve"> (Fabius e </w:t>
      </w:r>
      <w:proofErr w:type="spellStart"/>
      <w:r w:rsidR="007C44CE">
        <w:rPr>
          <w:rFonts w:eastAsia="Arial"/>
        </w:rPr>
        <w:t>Phares</w:t>
      </w:r>
      <w:proofErr w:type="spellEnd"/>
      <w:r w:rsidR="007C44CE">
        <w:rPr>
          <w:rFonts w:eastAsia="Arial"/>
        </w:rPr>
        <w:t>, 2021)</w:t>
      </w:r>
      <w:r w:rsidR="001B4CCF">
        <w:rPr>
          <w:rFonts w:eastAsia="Arial"/>
        </w:rPr>
        <w:t xml:space="preserve">. </w:t>
      </w:r>
    </w:p>
    <w:p w14:paraId="14BC32E3" w14:textId="2E755547" w:rsidR="001B4CCF" w:rsidRDefault="001B4CCF" w:rsidP="00627E9C">
      <w:pPr>
        <w:spacing w:line="360" w:lineRule="auto"/>
        <w:ind w:firstLine="708"/>
        <w:rPr>
          <w:rFonts w:eastAsia="Arial"/>
        </w:rPr>
      </w:pPr>
      <w:r>
        <w:rPr>
          <w:rFonts w:eastAsia="Arial"/>
        </w:rPr>
        <w:t xml:space="preserve">Cada vez mais </w:t>
      </w:r>
      <w:r w:rsidR="00C23DB0">
        <w:rPr>
          <w:rFonts w:eastAsia="Arial"/>
        </w:rPr>
        <w:t>ter</w:t>
      </w:r>
      <w:r>
        <w:rPr>
          <w:rFonts w:eastAsia="Arial"/>
        </w:rPr>
        <w:t> qualidade de vida no trabalho deixa de ser um diferencial, para ser uma exigência de mercado</w:t>
      </w:r>
      <w:r w:rsidR="007C44CE">
        <w:rPr>
          <w:rFonts w:eastAsia="Arial"/>
        </w:rPr>
        <w:t xml:space="preserve"> (</w:t>
      </w:r>
      <w:proofErr w:type="spellStart"/>
      <w:r w:rsidR="007C44CE">
        <w:rPr>
          <w:rFonts w:eastAsia="Arial"/>
        </w:rPr>
        <w:t>Zat</w:t>
      </w:r>
      <w:proofErr w:type="spellEnd"/>
      <w:r w:rsidR="007C44CE">
        <w:rPr>
          <w:rFonts w:eastAsia="Arial"/>
        </w:rPr>
        <w:t xml:space="preserve"> e </w:t>
      </w:r>
      <w:proofErr w:type="spellStart"/>
      <w:r w:rsidR="007C44CE">
        <w:rPr>
          <w:rFonts w:eastAsia="Arial"/>
        </w:rPr>
        <w:t>Coêlho</w:t>
      </w:r>
      <w:proofErr w:type="spellEnd"/>
      <w:r w:rsidR="007C44CE">
        <w:rPr>
          <w:rFonts w:eastAsia="Arial"/>
        </w:rPr>
        <w:t>, 2012)</w:t>
      </w:r>
      <w:r>
        <w:rPr>
          <w:rFonts w:eastAsia="Arial"/>
        </w:rPr>
        <w:t xml:space="preserve">. Muitos estudos têm demonstrado que uma força de trabalho saudável é mais produtiva e incorre em menos custos diretos e indiretos de </w:t>
      </w:r>
      <w:r w:rsidRPr="007C44CE">
        <w:rPr>
          <w:rFonts w:eastAsia="Arial"/>
        </w:rPr>
        <w:t>saúde</w:t>
      </w:r>
      <w:r w:rsidR="007C44CE">
        <w:rPr>
          <w:rFonts w:eastAsia="Arial"/>
        </w:rPr>
        <w:t xml:space="preserve"> (</w:t>
      </w:r>
      <w:proofErr w:type="spellStart"/>
      <w:r w:rsidR="007C44CE">
        <w:rPr>
          <w:rFonts w:eastAsia="Arial"/>
        </w:rPr>
        <w:t>Goetzel</w:t>
      </w:r>
      <w:proofErr w:type="spellEnd"/>
      <w:r w:rsidR="007C44CE">
        <w:rPr>
          <w:rFonts w:eastAsia="Arial"/>
        </w:rPr>
        <w:t xml:space="preserve"> et al., 1998; </w:t>
      </w:r>
      <w:proofErr w:type="spellStart"/>
      <w:r w:rsidR="007C44CE">
        <w:rPr>
          <w:rFonts w:eastAsia="Arial"/>
        </w:rPr>
        <w:t>Goetzel</w:t>
      </w:r>
      <w:proofErr w:type="spellEnd"/>
      <w:r w:rsidR="007C44CE">
        <w:rPr>
          <w:rFonts w:eastAsia="Arial"/>
        </w:rPr>
        <w:t xml:space="preserve"> et al., 2012; </w:t>
      </w:r>
      <w:proofErr w:type="spellStart"/>
      <w:r w:rsidR="007C44CE">
        <w:rPr>
          <w:rFonts w:eastAsia="Arial"/>
        </w:rPr>
        <w:t>Henke</w:t>
      </w:r>
      <w:proofErr w:type="spellEnd"/>
      <w:r w:rsidR="007C44CE">
        <w:rPr>
          <w:rFonts w:eastAsia="Arial"/>
        </w:rPr>
        <w:t xml:space="preserve"> et al., 2010; </w:t>
      </w:r>
      <w:proofErr w:type="spellStart"/>
      <w:r w:rsidR="007C44CE">
        <w:rPr>
          <w:rFonts w:eastAsia="Arial"/>
        </w:rPr>
        <w:t>Oscilla</w:t>
      </w:r>
      <w:proofErr w:type="spellEnd"/>
      <w:r w:rsidR="007C44CE">
        <w:rPr>
          <w:rFonts w:eastAsia="Arial"/>
        </w:rPr>
        <w:t xml:space="preserve"> et al., 2012)</w:t>
      </w:r>
      <w:r>
        <w:rPr>
          <w:rFonts w:eastAsia="Arial"/>
        </w:rPr>
        <w:t xml:space="preserve">. As recorrentes mudanças na estrutura </w:t>
      </w:r>
      <w:r w:rsidR="00C23DB0">
        <w:rPr>
          <w:rFonts w:eastAsia="Arial"/>
        </w:rPr>
        <w:t xml:space="preserve">organizacional </w:t>
      </w:r>
      <w:r>
        <w:rPr>
          <w:rFonts w:eastAsia="Arial"/>
        </w:rPr>
        <w:t xml:space="preserve">do trabalho e a necessidade de </w:t>
      </w:r>
      <w:r w:rsidR="00C23DB0">
        <w:rPr>
          <w:rFonts w:eastAsia="Arial"/>
        </w:rPr>
        <w:t>inovação cont</w:t>
      </w:r>
      <w:r w:rsidR="00516C4E">
        <w:rPr>
          <w:rFonts w:eastAsia="Arial"/>
        </w:rPr>
        <w:t>í</w:t>
      </w:r>
      <w:r w:rsidR="00A876C7">
        <w:rPr>
          <w:rFonts w:eastAsia="Arial"/>
        </w:rPr>
        <w:t>nua</w:t>
      </w:r>
      <w:r>
        <w:rPr>
          <w:rFonts w:eastAsia="Arial"/>
        </w:rPr>
        <w:t xml:space="preserve"> e </w:t>
      </w:r>
      <w:r w:rsidR="00516C4E">
        <w:rPr>
          <w:rFonts w:eastAsia="Arial"/>
        </w:rPr>
        <w:t xml:space="preserve">de </w:t>
      </w:r>
      <w:r w:rsidR="00A876C7">
        <w:rPr>
          <w:rFonts w:eastAsia="Arial"/>
        </w:rPr>
        <w:t xml:space="preserve">ser cada vez mais </w:t>
      </w:r>
      <w:r>
        <w:rPr>
          <w:rFonts w:eastAsia="Arial"/>
        </w:rPr>
        <w:t xml:space="preserve">competitivo têm obrigado as corporações a pensarem novas maneiras de reduzir custos e manter os profissionais motivados e comprometidos. Apostar na qualidade de vida dos profissionais é um investimento que a organização faz no próprio crescimento. Afinal, colaboradores </w:t>
      </w:r>
      <w:r w:rsidR="00A876C7">
        <w:rPr>
          <w:rFonts w:eastAsia="Arial"/>
        </w:rPr>
        <w:t xml:space="preserve">engajados e </w:t>
      </w:r>
      <w:r>
        <w:rPr>
          <w:rFonts w:eastAsia="Arial"/>
        </w:rPr>
        <w:t xml:space="preserve">saudáveis são </w:t>
      </w:r>
      <w:r w:rsidR="00A876C7">
        <w:rPr>
          <w:rFonts w:eastAsia="Arial"/>
        </w:rPr>
        <w:t xml:space="preserve">primordiais </w:t>
      </w:r>
      <w:r>
        <w:rPr>
          <w:rFonts w:eastAsia="Arial"/>
        </w:rPr>
        <w:t xml:space="preserve">para a </w:t>
      </w:r>
      <w:r w:rsidR="00A876C7">
        <w:rPr>
          <w:rFonts w:eastAsia="Arial"/>
        </w:rPr>
        <w:t xml:space="preserve">melhoria da </w:t>
      </w:r>
      <w:r>
        <w:rPr>
          <w:rFonts w:eastAsia="Arial"/>
        </w:rPr>
        <w:t>produtividade e para o alcance das metas, o que ajuda a empresa a alcançar outro patamar. Assim, é possível afirmar que promover melhores condições de trabalho é desenvolver uma equipe engajada e saudável</w:t>
      </w:r>
      <w:r w:rsidR="006B6F6C">
        <w:rPr>
          <w:rFonts w:eastAsia="Arial"/>
        </w:rPr>
        <w:t xml:space="preserve"> (Fabius e </w:t>
      </w:r>
      <w:proofErr w:type="spellStart"/>
      <w:r w:rsidR="006B6F6C">
        <w:rPr>
          <w:rFonts w:eastAsia="Arial"/>
        </w:rPr>
        <w:t>Phares</w:t>
      </w:r>
      <w:proofErr w:type="spellEnd"/>
      <w:r w:rsidR="006B6F6C">
        <w:rPr>
          <w:rFonts w:eastAsia="Arial"/>
        </w:rPr>
        <w:t>, 2021; Silva, 2012)</w:t>
      </w:r>
      <w:r>
        <w:rPr>
          <w:rFonts w:eastAsia="Arial"/>
        </w:rPr>
        <w:t>.</w:t>
      </w:r>
    </w:p>
    <w:p w14:paraId="12F8F2BA" w14:textId="09721AAA" w:rsidR="001B4CCF" w:rsidRDefault="001B4CCF" w:rsidP="00627E9C">
      <w:pPr>
        <w:spacing w:line="360" w:lineRule="auto"/>
        <w:ind w:firstLine="708"/>
        <w:rPr>
          <w:rFonts w:eastAsia="Arial"/>
        </w:rPr>
      </w:pPr>
      <w:r>
        <w:rPr>
          <w:rFonts w:eastAsia="Arial"/>
        </w:rPr>
        <w:t xml:space="preserve">O tema da qualidade de vida no trabalho é uma </w:t>
      </w:r>
      <w:r w:rsidR="00FB13AA">
        <w:rPr>
          <w:rFonts w:eastAsia="Arial"/>
        </w:rPr>
        <w:t>questão</w:t>
      </w:r>
      <w:r>
        <w:rPr>
          <w:rFonts w:eastAsia="Arial"/>
        </w:rPr>
        <w:t xml:space="preserve"> relevante na </w:t>
      </w:r>
      <w:r w:rsidR="00FB13AA">
        <w:rPr>
          <w:rFonts w:eastAsia="Arial"/>
        </w:rPr>
        <w:t>promoção</w:t>
      </w:r>
      <w:r>
        <w:rPr>
          <w:rFonts w:eastAsia="Arial"/>
        </w:rPr>
        <w:t xml:space="preserve"> do comprometimento e satisfação dos </w:t>
      </w:r>
      <w:r w:rsidR="00FB13AA">
        <w:rPr>
          <w:rFonts w:eastAsia="Arial"/>
        </w:rPr>
        <w:t>funcionários</w:t>
      </w:r>
      <w:r>
        <w:rPr>
          <w:rFonts w:eastAsia="Arial"/>
        </w:rPr>
        <w:t xml:space="preserve">, </w:t>
      </w:r>
      <w:r w:rsidR="00E03807">
        <w:rPr>
          <w:rFonts w:eastAsia="Arial"/>
        </w:rPr>
        <w:t>uma vez</w:t>
      </w:r>
      <w:r>
        <w:rPr>
          <w:rFonts w:eastAsia="Arial"/>
        </w:rPr>
        <w:t xml:space="preserve"> que facilita o engajamento da </w:t>
      </w:r>
      <w:r w:rsidR="00FB13AA">
        <w:rPr>
          <w:rFonts w:eastAsia="Arial"/>
        </w:rPr>
        <w:t>gestão</w:t>
      </w:r>
      <w:r>
        <w:rPr>
          <w:rFonts w:eastAsia="Arial"/>
        </w:rPr>
        <w:t xml:space="preserve"> </w:t>
      </w:r>
      <w:r w:rsidR="00FB13AA">
        <w:rPr>
          <w:rFonts w:eastAsia="Arial"/>
        </w:rPr>
        <w:t>estratégica</w:t>
      </w:r>
      <w:r>
        <w:rPr>
          <w:rFonts w:eastAsia="Arial"/>
        </w:rPr>
        <w:t xml:space="preserve"> de recursos humanos, maior </w:t>
      </w:r>
      <w:r w:rsidR="00FB13AA">
        <w:rPr>
          <w:rFonts w:eastAsia="Arial"/>
        </w:rPr>
        <w:t>eficiência</w:t>
      </w:r>
      <w:r>
        <w:rPr>
          <w:rFonts w:eastAsia="Arial"/>
        </w:rPr>
        <w:t xml:space="preserve"> de trabalho, o envolvimento em arranjos de trabalho em grupo ou </w:t>
      </w:r>
      <w:r w:rsidR="00FB13AA">
        <w:rPr>
          <w:rFonts w:eastAsia="Arial"/>
        </w:rPr>
        <w:t>resolução</w:t>
      </w:r>
      <w:r>
        <w:rPr>
          <w:rFonts w:eastAsia="Arial"/>
        </w:rPr>
        <w:t xml:space="preserve"> de problemas, além da </w:t>
      </w:r>
      <w:r w:rsidR="00FB13AA">
        <w:rPr>
          <w:rFonts w:eastAsia="Arial"/>
        </w:rPr>
        <w:t>redução</w:t>
      </w:r>
      <w:r>
        <w:rPr>
          <w:rFonts w:eastAsia="Arial"/>
        </w:rPr>
        <w:t xml:space="preserve"> da </w:t>
      </w:r>
      <w:r w:rsidR="00E03807">
        <w:rPr>
          <w:rFonts w:eastAsia="Arial"/>
        </w:rPr>
        <w:t>intenção</w:t>
      </w:r>
      <w:r>
        <w:rPr>
          <w:rFonts w:eastAsia="Arial"/>
        </w:rPr>
        <w:t xml:space="preserve"> de rotatividade de </w:t>
      </w:r>
      <w:proofErr w:type="spellStart"/>
      <w:r>
        <w:rPr>
          <w:rFonts w:eastAsia="Arial"/>
        </w:rPr>
        <w:t>funcionários</w:t>
      </w:r>
      <w:proofErr w:type="spellEnd"/>
      <w:r w:rsidR="006B6F6C">
        <w:rPr>
          <w:rFonts w:eastAsia="Arial"/>
        </w:rPr>
        <w:t xml:space="preserve"> (Klein et al., 2019)</w:t>
      </w:r>
      <w:r>
        <w:rPr>
          <w:rFonts w:eastAsia="Arial"/>
        </w:rPr>
        <w:t>.</w:t>
      </w:r>
    </w:p>
    <w:p w14:paraId="73848F40" w14:textId="77777777" w:rsidR="001B4CCF" w:rsidRDefault="001B4CCF" w:rsidP="00627E9C">
      <w:pPr>
        <w:spacing w:line="360" w:lineRule="auto"/>
        <w:ind w:firstLine="708"/>
        <w:rPr>
          <w:rFonts w:eastAsia="Arial"/>
        </w:rPr>
      </w:pPr>
      <w:r>
        <w:rPr>
          <w:rFonts w:eastAsia="Arial"/>
        </w:rPr>
        <w:lastRenderedPageBreak/>
        <w:t xml:space="preserve">Dada a sua complexidade, o conceito de bem-estar do trabalhador é difícil de capturar através de apenas um ou um número limitado de indicadores. Para tanto, faz-se necessário a aplicação de questionários validados tecnicamente, preferencialmente emitidos por órgãos de saúde conhecidos e respeitados cientificamente no mundo. </w:t>
      </w:r>
    </w:p>
    <w:p w14:paraId="3F78879B" w14:textId="7D018E2E" w:rsidR="001B4CCF" w:rsidRDefault="001B4CCF" w:rsidP="00AB1945">
      <w:pPr>
        <w:spacing w:line="360" w:lineRule="auto"/>
        <w:ind w:firstLine="708"/>
        <w:rPr>
          <w:rFonts w:eastAsia="Arial"/>
        </w:rPr>
      </w:pPr>
      <w:r>
        <w:rPr>
          <w:rFonts w:eastAsia="Arial"/>
        </w:rPr>
        <w:t xml:space="preserve">Os instrumentos a serem aplicados podem ser representados por uma variada gama de indagações, partindo-se de uma </w:t>
      </w:r>
      <w:r w:rsidR="00FB13AA">
        <w:rPr>
          <w:rFonts w:eastAsia="Arial"/>
        </w:rPr>
        <w:t>única</w:t>
      </w:r>
      <w:r>
        <w:rPr>
          <w:rFonts w:eastAsia="Arial"/>
        </w:rPr>
        <w:t xml:space="preserve"> pergunta (por exemplo: “como está sua qualidade de vida?”), </w:t>
      </w:r>
      <w:proofErr w:type="spellStart"/>
      <w:r>
        <w:rPr>
          <w:rFonts w:eastAsia="Arial"/>
        </w:rPr>
        <w:t>ate</w:t>
      </w:r>
      <w:proofErr w:type="spellEnd"/>
      <w:r>
        <w:rPr>
          <w:rFonts w:eastAsia="Arial"/>
        </w:rPr>
        <w:t xml:space="preserve">́ </w:t>
      </w:r>
      <w:r w:rsidR="00FB13AA">
        <w:rPr>
          <w:rFonts w:eastAsia="Arial"/>
        </w:rPr>
        <w:t>questionários</w:t>
      </w:r>
      <w:r>
        <w:rPr>
          <w:rFonts w:eastAsia="Arial"/>
        </w:rPr>
        <w:t xml:space="preserve"> mais sofisticados, onde as </w:t>
      </w:r>
      <w:r w:rsidR="00FB13AA">
        <w:rPr>
          <w:rFonts w:eastAsia="Arial"/>
        </w:rPr>
        <w:t>questões</w:t>
      </w:r>
      <w:r>
        <w:rPr>
          <w:rFonts w:eastAsia="Arial"/>
        </w:rPr>
        <w:t xml:space="preserve"> </w:t>
      </w:r>
      <w:r w:rsidR="00FB13AA">
        <w:rPr>
          <w:rFonts w:eastAsia="Arial"/>
        </w:rPr>
        <w:t>são</w:t>
      </w:r>
      <w:r>
        <w:rPr>
          <w:rFonts w:eastAsia="Arial"/>
        </w:rPr>
        <w:t xml:space="preserve"> agrupadas em </w:t>
      </w:r>
      <w:r w:rsidR="00FB13AA">
        <w:rPr>
          <w:rFonts w:eastAsia="Arial"/>
        </w:rPr>
        <w:t>domínios</w:t>
      </w:r>
      <w:r>
        <w:rPr>
          <w:rFonts w:eastAsia="Arial"/>
        </w:rPr>
        <w:t xml:space="preserve"> ou </w:t>
      </w:r>
      <w:r w:rsidR="00FB13AA">
        <w:rPr>
          <w:rFonts w:eastAsia="Arial"/>
        </w:rPr>
        <w:t>dimensões</w:t>
      </w:r>
      <w:r>
        <w:rPr>
          <w:rFonts w:eastAsia="Arial"/>
        </w:rPr>
        <w:t xml:space="preserve"> de acordo com o seu significado na </w:t>
      </w:r>
      <w:r w:rsidR="00FB13AA">
        <w:rPr>
          <w:rFonts w:eastAsia="Arial"/>
        </w:rPr>
        <w:t>situação</w:t>
      </w:r>
      <w:r>
        <w:rPr>
          <w:rFonts w:eastAsia="Arial"/>
        </w:rPr>
        <w:t xml:space="preserve"> ou doença avaliada. Os instrumentos podem ser: a) discriminativos, medindo e diferenciando pessoas que têm melhor ou pior qualidade de vida; b) de </w:t>
      </w:r>
      <w:r w:rsidR="00FB13AA">
        <w:rPr>
          <w:rFonts w:eastAsia="Arial"/>
        </w:rPr>
        <w:t>avaliação</w:t>
      </w:r>
      <w:r>
        <w:rPr>
          <w:rFonts w:eastAsia="Arial"/>
        </w:rPr>
        <w:t xml:space="preserve">, medindo a magnitude de uma </w:t>
      </w:r>
      <w:r w:rsidR="00FB13AA">
        <w:rPr>
          <w:rFonts w:eastAsia="Arial"/>
        </w:rPr>
        <w:t>mudança</w:t>
      </w:r>
      <w:r>
        <w:rPr>
          <w:rFonts w:eastAsia="Arial"/>
        </w:rPr>
        <w:t xml:space="preserve"> na qualidade de vida de uma pessoa ou de uma </w:t>
      </w:r>
      <w:r w:rsidR="00FB13AA">
        <w:rPr>
          <w:rFonts w:eastAsia="Arial"/>
        </w:rPr>
        <w:t>população</w:t>
      </w:r>
      <w:r>
        <w:rPr>
          <w:rFonts w:eastAsia="Arial"/>
        </w:rPr>
        <w:t xml:space="preserve">; c) preditivos, que </w:t>
      </w:r>
      <w:r w:rsidR="00FB13AA">
        <w:rPr>
          <w:rFonts w:eastAsia="Arial"/>
        </w:rPr>
        <w:t>são</w:t>
      </w:r>
      <w:r>
        <w:rPr>
          <w:rFonts w:eastAsia="Arial"/>
        </w:rPr>
        <w:t xml:space="preserve"> instrumentos capazes de detectar a possibilidade de um </w:t>
      </w:r>
      <w:r w:rsidR="0099000A">
        <w:rPr>
          <w:rFonts w:eastAsia="Arial"/>
        </w:rPr>
        <w:t>indivíduo</w:t>
      </w:r>
      <w:r>
        <w:rPr>
          <w:rFonts w:eastAsia="Arial"/>
        </w:rPr>
        <w:t xml:space="preserve"> desenvolver determinada condição. Podem ser administrados aos pacientes por meio de entrevista simples, telefonemas, autoadministrados e administrados por correio </w:t>
      </w:r>
      <w:proofErr w:type="spellStart"/>
      <w:r>
        <w:rPr>
          <w:rFonts w:eastAsia="Arial"/>
        </w:rPr>
        <w:t>eletrônico</w:t>
      </w:r>
      <w:proofErr w:type="spellEnd"/>
      <w:r w:rsidR="006B6F6C">
        <w:rPr>
          <w:rFonts w:eastAsia="Arial"/>
        </w:rPr>
        <w:t xml:space="preserve"> (</w:t>
      </w:r>
      <w:proofErr w:type="spellStart"/>
      <w:r w:rsidR="006B6F6C">
        <w:rPr>
          <w:rFonts w:eastAsia="Arial"/>
        </w:rPr>
        <w:t>Guyatt</w:t>
      </w:r>
      <w:proofErr w:type="spellEnd"/>
      <w:r w:rsidR="006B6F6C">
        <w:rPr>
          <w:rFonts w:eastAsia="Arial"/>
        </w:rPr>
        <w:t xml:space="preserve"> et al., 1993)</w:t>
      </w:r>
      <w:r>
        <w:rPr>
          <w:rFonts w:eastAsia="Arial"/>
        </w:rPr>
        <w:t>.</w:t>
      </w:r>
    </w:p>
    <w:p w14:paraId="0DF71ACE" w14:textId="73B52A1C" w:rsidR="001B4CCF" w:rsidRDefault="00A876C7" w:rsidP="00AB1945">
      <w:pPr>
        <w:spacing w:line="360" w:lineRule="auto"/>
        <w:ind w:firstLine="708"/>
        <w:rPr>
          <w:rFonts w:eastAsia="Arial"/>
          <w:sz w:val="36"/>
          <w:szCs w:val="36"/>
          <w:vertAlign w:val="superscript"/>
        </w:rPr>
      </w:pPr>
      <w:r>
        <w:rPr>
          <w:rFonts w:eastAsia="Arial"/>
        </w:rPr>
        <w:t>Nota-se que o</w:t>
      </w:r>
      <w:r w:rsidR="001B4CCF">
        <w:rPr>
          <w:rFonts w:eastAsia="Arial"/>
        </w:rPr>
        <w:t>s instrumentos de avaliação de qualidade de vida</w:t>
      </w:r>
      <w:r>
        <w:rPr>
          <w:rFonts w:eastAsia="Arial"/>
        </w:rPr>
        <w:t>, com poucas exceções,</w:t>
      </w:r>
      <w:r w:rsidR="001B4CCF">
        <w:rPr>
          <w:rFonts w:eastAsia="Arial"/>
        </w:rPr>
        <w:t xml:space="preserve"> têm sido desenvolvidos em países de língua inglesa, o que dificulta o seu uso em outros </w:t>
      </w:r>
      <w:r w:rsidR="00FB13AA">
        <w:rPr>
          <w:rFonts w:eastAsia="Arial"/>
        </w:rPr>
        <w:t>países</w:t>
      </w:r>
      <w:r w:rsidR="001B4CCF">
        <w:rPr>
          <w:rFonts w:eastAsia="Arial"/>
        </w:rPr>
        <w:t xml:space="preserve">. Mesmo entre </w:t>
      </w:r>
      <w:r w:rsidR="00FB13AA">
        <w:rPr>
          <w:rFonts w:eastAsia="Arial"/>
        </w:rPr>
        <w:t>países</w:t>
      </w:r>
      <w:r w:rsidR="001B4CCF">
        <w:rPr>
          <w:rFonts w:eastAsia="Arial"/>
        </w:rPr>
        <w:t xml:space="preserve"> que falem a mesma língua, características individuais e culturalmente distintas fazem com que um instrumento de avaliação necessite de adaptações para torná-</w:t>
      </w:r>
      <w:proofErr w:type="spellStart"/>
      <w:r w:rsidR="001B4CCF">
        <w:rPr>
          <w:rFonts w:eastAsia="Arial"/>
        </w:rPr>
        <w:t>lo</w:t>
      </w:r>
      <w:proofErr w:type="spellEnd"/>
      <w:r w:rsidR="001B4CCF">
        <w:rPr>
          <w:rFonts w:eastAsia="Arial"/>
        </w:rPr>
        <w:t xml:space="preserve"> adequado ao contexto cultural da </w:t>
      </w:r>
      <w:proofErr w:type="spellStart"/>
      <w:r w:rsidR="001B4CCF">
        <w:rPr>
          <w:rFonts w:eastAsia="Arial"/>
        </w:rPr>
        <w:t>população-alvo</w:t>
      </w:r>
      <w:proofErr w:type="spellEnd"/>
      <w:r w:rsidR="00D02B73">
        <w:rPr>
          <w:rFonts w:eastAsia="Arial"/>
        </w:rPr>
        <w:t xml:space="preserve"> (Guillemin et al., 1993)</w:t>
      </w:r>
      <w:r w:rsidR="0051603D">
        <w:rPr>
          <w:rFonts w:eastAsia="Arial"/>
        </w:rPr>
        <w:t>.</w:t>
      </w:r>
      <w:r w:rsidR="0051603D">
        <w:rPr>
          <w:rFonts w:eastAsia="Arial"/>
          <w:sz w:val="36"/>
          <w:szCs w:val="36"/>
          <w:vertAlign w:val="superscript"/>
        </w:rPr>
        <w:t xml:space="preserve">  </w:t>
      </w:r>
    </w:p>
    <w:p w14:paraId="00BE44CE" w14:textId="02AEB167" w:rsidR="00551EA4" w:rsidRDefault="00076505" w:rsidP="00AB1945">
      <w:pPr>
        <w:spacing w:line="360" w:lineRule="auto"/>
        <w:ind w:firstLine="708"/>
        <w:rPr>
          <w:rFonts w:eastAsia="Arial"/>
        </w:rPr>
      </w:pPr>
      <w:r w:rsidRPr="00076505">
        <w:rPr>
          <w:rFonts w:eastAsia="Arial"/>
        </w:rPr>
        <w:t xml:space="preserve">Portanto, o presente trabalho tem por objetivo analisar </w:t>
      </w:r>
      <w:proofErr w:type="spellStart"/>
      <w:r w:rsidRPr="00076505">
        <w:rPr>
          <w:rFonts w:eastAsia="Arial"/>
        </w:rPr>
        <w:t>epidemiologicamente</w:t>
      </w:r>
      <w:proofErr w:type="spellEnd"/>
      <w:r w:rsidR="00717BE4">
        <w:rPr>
          <w:rFonts w:eastAsia="Arial"/>
        </w:rPr>
        <w:t xml:space="preserve"> a qualidade de vida dos trabalhadores de uma empresa brasileira</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Pr>
          <w:rFonts w:eastAsia="Arial"/>
        </w:rPr>
        <w:t xml:space="preserve">, </w:t>
      </w:r>
      <w:r w:rsidR="00717BE4">
        <w:rPr>
          <w:rFonts w:eastAsia="Arial"/>
        </w:rPr>
        <w:t xml:space="preserve">utilizando metodologia de </w:t>
      </w:r>
      <w:r w:rsidR="00717BE4" w:rsidRPr="00717BE4">
        <w:rPr>
          <w:rFonts w:eastAsia="Arial"/>
          <w:i/>
          <w:iCs/>
        </w:rPr>
        <w:t>score</w:t>
      </w:r>
      <w:r w:rsidR="00717BE4">
        <w:rPr>
          <w:rFonts w:eastAsia="Arial"/>
        </w:rPr>
        <w:t xml:space="preserve"> baseada no questionário </w:t>
      </w:r>
      <w:r w:rsidR="00F95CAC" w:rsidRPr="00F95CAC">
        <w:rPr>
          <w:rFonts w:eastAsia="Arial"/>
        </w:rPr>
        <w:t>“</w:t>
      </w:r>
      <w:proofErr w:type="spellStart"/>
      <w:r w:rsidR="00F95CAC" w:rsidRPr="00A47E5C">
        <w:rPr>
          <w:rFonts w:eastAsia="Arial"/>
          <w:color w:val="383838"/>
        </w:rPr>
        <w:t>National</w:t>
      </w:r>
      <w:proofErr w:type="spellEnd"/>
      <w:r w:rsidR="00F95CAC" w:rsidRPr="00A47E5C">
        <w:rPr>
          <w:rFonts w:eastAsia="Arial"/>
          <w:color w:val="383838"/>
        </w:rPr>
        <w:t xml:space="preserve"> </w:t>
      </w:r>
      <w:proofErr w:type="spellStart"/>
      <w:r w:rsidR="00F95CAC" w:rsidRPr="00A47E5C">
        <w:rPr>
          <w:rFonts w:eastAsia="Arial"/>
          <w:color w:val="383838"/>
        </w:rPr>
        <w:t>Institute</w:t>
      </w:r>
      <w:proofErr w:type="spellEnd"/>
      <w:r w:rsidR="00F95CAC" w:rsidRPr="00A47E5C">
        <w:rPr>
          <w:rFonts w:eastAsia="Arial"/>
          <w:color w:val="383838"/>
        </w:rPr>
        <w:t xml:space="preserve"> for </w:t>
      </w:r>
      <w:proofErr w:type="spellStart"/>
      <w:r w:rsidR="00F95CAC" w:rsidRPr="00A47E5C">
        <w:rPr>
          <w:rFonts w:eastAsia="Arial"/>
          <w:color w:val="383838"/>
        </w:rPr>
        <w:t>Occupational</w:t>
      </w:r>
      <w:proofErr w:type="spellEnd"/>
      <w:r w:rsidR="00F95CAC" w:rsidRPr="00A47E5C">
        <w:rPr>
          <w:rFonts w:eastAsia="Arial"/>
          <w:color w:val="383838"/>
        </w:rPr>
        <w:t xml:space="preserve"> </w:t>
      </w:r>
      <w:proofErr w:type="spellStart"/>
      <w:r w:rsidR="00F95CAC" w:rsidRPr="00A47E5C">
        <w:rPr>
          <w:rFonts w:eastAsia="Arial"/>
          <w:color w:val="383838"/>
        </w:rPr>
        <w:t>Safety</w:t>
      </w:r>
      <w:proofErr w:type="spellEnd"/>
      <w:r w:rsidR="00F95CAC" w:rsidRPr="00A47E5C">
        <w:rPr>
          <w:rFonts w:eastAsia="Arial"/>
          <w:color w:val="383838"/>
        </w:rPr>
        <w:t xml:space="preserve"> </w:t>
      </w:r>
      <w:proofErr w:type="spellStart"/>
      <w:r w:rsidR="00F95CAC" w:rsidRPr="00A47E5C">
        <w:rPr>
          <w:rFonts w:eastAsia="Arial"/>
          <w:color w:val="383838"/>
        </w:rPr>
        <w:t>and</w:t>
      </w:r>
      <w:proofErr w:type="spellEnd"/>
      <w:r w:rsidR="00F95CAC" w:rsidRPr="00A47E5C">
        <w:rPr>
          <w:rFonts w:eastAsia="Arial"/>
          <w:color w:val="383838"/>
        </w:rPr>
        <w:t xml:space="preserve"> Health </w:t>
      </w:r>
      <w:proofErr w:type="spellStart"/>
      <w:r w:rsidR="00F95CAC" w:rsidRPr="00A47E5C">
        <w:rPr>
          <w:rFonts w:eastAsia="Arial"/>
          <w:color w:val="383838"/>
        </w:rPr>
        <w:t>Worker</w:t>
      </w:r>
      <w:proofErr w:type="spellEnd"/>
      <w:r w:rsidR="00F95CAC" w:rsidRPr="00A47E5C">
        <w:rPr>
          <w:rFonts w:eastAsia="Arial"/>
          <w:color w:val="383838"/>
        </w:rPr>
        <w:t xml:space="preserve"> </w:t>
      </w:r>
      <w:proofErr w:type="spellStart"/>
      <w:r w:rsidR="00F95CAC" w:rsidRPr="00A47E5C">
        <w:rPr>
          <w:rFonts w:eastAsia="Arial"/>
          <w:color w:val="383838"/>
        </w:rPr>
        <w:t>Well-Being</w:t>
      </w:r>
      <w:proofErr w:type="spellEnd"/>
      <w:r w:rsidR="00F95CAC" w:rsidRPr="00A47E5C">
        <w:rPr>
          <w:rFonts w:eastAsia="Arial"/>
          <w:color w:val="383838"/>
        </w:rPr>
        <w:t xml:space="preserve"> </w:t>
      </w:r>
      <w:proofErr w:type="spellStart"/>
      <w:r w:rsidR="00F95CAC" w:rsidRPr="00A47E5C">
        <w:rPr>
          <w:rFonts w:eastAsia="Arial"/>
          <w:color w:val="383838"/>
        </w:rPr>
        <w:t>Questionnaire</w:t>
      </w:r>
      <w:proofErr w:type="spellEnd"/>
      <w:r w:rsidR="00F95CAC" w:rsidRPr="00A47E5C">
        <w:rPr>
          <w:rFonts w:eastAsia="Arial"/>
          <w:color w:val="383838"/>
        </w:rPr>
        <w:t>"</w:t>
      </w:r>
      <w:r w:rsidR="00F95CAC">
        <w:rPr>
          <w:rFonts w:eastAsia="Arial"/>
          <w:color w:val="383838"/>
        </w:rPr>
        <w:t xml:space="preserve"> [</w:t>
      </w:r>
      <w:r w:rsidR="00717BE4">
        <w:rPr>
          <w:rFonts w:eastAsia="Arial"/>
        </w:rPr>
        <w:t xml:space="preserve">NIOSH </w:t>
      </w:r>
      <w:proofErr w:type="spellStart"/>
      <w:r w:rsidR="00717BE4">
        <w:rPr>
          <w:rFonts w:eastAsia="Arial"/>
        </w:rPr>
        <w:t>WellBQ</w:t>
      </w:r>
      <w:proofErr w:type="spellEnd"/>
      <w:r w:rsidR="00747736">
        <w:rPr>
          <w:rFonts w:eastAsia="Arial"/>
        </w:rPr>
        <w:t>]</w:t>
      </w:r>
      <w:r w:rsidR="00717BE4">
        <w:rPr>
          <w:rFonts w:eastAsia="Arial"/>
        </w:rPr>
        <w:t xml:space="preserve">, adaptada à realidade brasileira. </w:t>
      </w:r>
    </w:p>
    <w:p w14:paraId="5260416F" w14:textId="77777777" w:rsidR="003D7634" w:rsidRPr="00717BE4" w:rsidRDefault="003D7634" w:rsidP="00627E9C">
      <w:pPr>
        <w:spacing w:line="360" w:lineRule="auto"/>
        <w:ind w:firstLine="360"/>
        <w:rPr>
          <w:rFonts w:eastAsia="Arial"/>
        </w:rPr>
      </w:pPr>
    </w:p>
    <w:p w14:paraId="5847BAE4" w14:textId="77777777" w:rsidR="000A46BE" w:rsidRDefault="000A46BE" w:rsidP="00627E9C">
      <w:pPr>
        <w:pStyle w:val="PargrafodaLista"/>
        <w:spacing w:line="360" w:lineRule="auto"/>
        <w:ind w:left="0"/>
        <w:rPr>
          <w:b/>
        </w:rPr>
      </w:pPr>
      <w:r w:rsidRPr="009629EB">
        <w:rPr>
          <w:b/>
        </w:rPr>
        <w:t>Material e Métodos</w:t>
      </w:r>
    </w:p>
    <w:p w14:paraId="52D99E89" w14:textId="77777777" w:rsidR="000A46BE" w:rsidRDefault="000A46BE" w:rsidP="00627E9C">
      <w:pPr>
        <w:pStyle w:val="PargrafodaLista"/>
        <w:spacing w:line="360" w:lineRule="auto"/>
        <w:ind w:left="0"/>
      </w:pPr>
      <w:r w:rsidRPr="00715294">
        <w:tab/>
      </w:r>
    </w:p>
    <w:p w14:paraId="74B674BF" w14:textId="7F4CB987" w:rsidR="00853AD0" w:rsidRDefault="001B4CCF" w:rsidP="00AB1945">
      <w:pPr>
        <w:pBdr>
          <w:top w:val="nil"/>
          <w:left w:val="nil"/>
          <w:bottom w:val="nil"/>
          <w:right w:val="nil"/>
          <w:between w:val="nil"/>
        </w:pBdr>
        <w:spacing w:line="360" w:lineRule="auto"/>
        <w:ind w:firstLine="708"/>
        <w:rPr>
          <w:rFonts w:eastAsia="Arial"/>
          <w:color w:val="383838"/>
        </w:rPr>
      </w:pPr>
      <w:r>
        <w:rPr>
          <w:rFonts w:eastAsia="Arial"/>
          <w:color w:val="383838"/>
        </w:rPr>
        <w:t>O método deste trabalho consiste em uma pesquisa de avaliação da qualidade de vida</w:t>
      </w:r>
      <w:r w:rsidR="00853AD0">
        <w:rPr>
          <w:rFonts w:eastAsia="Arial"/>
          <w:color w:val="383838"/>
        </w:rPr>
        <w:t xml:space="preserve"> de trabalhadores brasileiros</w:t>
      </w:r>
      <w:r>
        <w:rPr>
          <w:rFonts w:eastAsia="Arial"/>
          <w:i/>
          <w:color w:val="383838"/>
        </w:rPr>
        <w:t xml:space="preserve">, </w:t>
      </w:r>
      <w:r>
        <w:rPr>
          <w:rFonts w:eastAsia="Arial"/>
          <w:color w:val="383838"/>
        </w:rPr>
        <w:t>onde</w:t>
      </w:r>
      <w:r>
        <w:rPr>
          <w:rFonts w:eastAsia="Arial"/>
          <w:i/>
          <w:color w:val="383838"/>
        </w:rPr>
        <w:t xml:space="preserve"> </w:t>
      </w:r>
      <w:r>
        <w:rPr>
          <w:rFonts w:eastAsia="Arial"/>
          <w:color w:val="383838"/>
        </w:rPr>
        <w:t>fo</w:t>
      </w:r>
      <w:r w:rsidR="00F957E1">
        <w:rPr>
          <w:rFonts w:eastAsia="Arial"/>
          <w:color w:val="383838"/>
        </w:rPr>
        <w:t>ram</w:t>
      </w:r>
      <w:r>
        <w:rPr>
          <w:rFonts w:eastAsia="Arial"/>
          <w:color w:val="383838"/>
        </w:rPr>
        <w:t xml:space="preserve"> </w:t>
      </w:r>
      <w:r w:rsidR="00F957E1">
        <w:rPr>
          <w:rFonts w:eastAsia="Arial"/>
          <w:color w:val="383838"/>
        </w:rPr>
        <w:t>aplicados</w:t>
      </w:r>
      <w:r>
        <w:rPr>
          <w:rFonts w:eastAsia="Arial"/>
          <w:color w:val="383838"/>
        </w:rPr>
        <w:t xml:space="preserve"> dados sintéticos</w:t>
      </w:r>
      <w:r w:rsidR="00F957E1">
        <w:rPr>
          <w:rFonts w:eastAsia="Arial"/>
          <w:color w:val="383838"/>
        </w:rPr>
        <w:t xml:space="preserve"> simulados através de técnicas estatísticas de inf</w:t>
      </w:r>
      <w:r w:rsidR="00853AD0">
        <w:rPr>
          <w:rFonts w:eastAsia="Arial"/>
          <w:color w:val="383838"/>
        </w:rPr>
        <w:t>e</w:t>
      </w:r>
      <w:r w:rsidR="00F957E1">
        <w:rPr>
          <w:rFonts w:eastAsia="Arial"/>
          <w:color w:val="383838"/>
        </w:rPr>
        <w:t>rência</w:t>
      </w:r>
      <w:r w:rsidR="00853AD0">
        <w:rPr>
          <w:rFonts w:eastAsia="Arial"/>
          <w:color w:val="383838"/>
        </w:rPr>
        <w:t xml:space="preserve"> </w:t>
      </w:r>
      <w:r w:rsidR="00F957E1">
        <w:rPr>
          <w:rFonts w:eastAsia="Arial"/>
          <w:color w:val="383838"/>
        </w:rPr>
        <w:t>basead</w:t>
      </w:r>
      <w:r w:rsidR="00853AD0">
        <w:rPr>
          <w:rFonts w:eastAsia="Arial"/>
          <w:color w:val="383838"/>
        </w:rPr>
        <w:t>a</w:t>
      </w:r>
      <w:r w:rsidR="00F957E1">
        <w:rPr>
          <w:rFonts w:eastAsia="Arial"/>
          <w:color w:val="383838"/>
        </w:rPr>
        <w:t xml:space="preserve">s </w:t>
      </w:r>
      <w:r w:rsidR="00853AD0">
        <w:rPr>
          <w:rFonts w:eastAsia="Arial"/>
          <w:color w:val="383838"/>
        </w:rPr>
        <w:t>em dados reais de uma população, provindos de</w:t>
      </w:r>
      <w:r w:rsidR="00F957E1">
        <w:rPr>
          <w:rFonts w:eastAsia="Arial"/>
          <w:color w:val="383838"/>
        </w:rPr>
        <w:t xml:space="preserve"> resultado de </w:t>
      </w:r>
      <w:r w:rsidR="00853AD0">
        <w:rPr>
          <w:rFonts w:eastAsia="Arial"/>
          <w:color w:val="383838"/>
        </w:rPr>
        <w:t>um estudo</w:t>
      </w:r>
      <w:r w:rsidR="00F957E1">
        <w:rPr>
          <w:rFonts w:eastAsia="Arial"/>
          <w:color w:val="383838"/>
        </w:rPr>
        <w:t xml:space="preserve"> </w:t>
      </w:r>
      <w:r w:rsidR="00853AD0">
        <w:rPr>
          <w:rFonts w:eastAsia="Arial"/>
          <w:color w:val="383838"/>
        </w:rPr>
        <w:t xml:space="preserve">epidemiológico </w:t>
      </w:r>
      <w:r w:rsidR="00F957E1">
        <w:rPr>
          <w:rFonts w:eastAsia="Arial"/>
          <w:color w:val="383838"/>
        </w:rPr>
        <w:t>realizad</w:t>
      </w:r>
      <w:r w:rsidR="00853AD0">
        <w:rPr>
          <w:rFonts w:eastAsia="Arial"/>
          <w:color w:val="383838"/>
        </w:rPr>
        <w:t>o</w:t>
      </w:r>
      <w:r w:rsidR="00F957E1">
        <w:rPr>
          <w:rFonts w:eastAsia="Arial"/>
          <w:color w:val="383838"/>
        </w:rPr>
        <w:t xml:space="preserve"> previamente pela autora em uma empresa brasileira, </w:t>
      </w:r>
      <w:r w:rsidR="00853AD0">
        <w:rPr>
          <w:rFonts w:eastAsia="Arial"/>
          <w:color w:val="383838"/>
        </w:rPr>
        <w:t>grau de risco 3</w:t>
      </w:r>
      <w:r w:rsidR="00F957E1">
        <w:rPr>
          <w:rFonts w:eastAsia="Arial"/>
          <w:color w:val="383838"/>
        </w:rPr>
        <w:t>, em maio de 2022</w:t>
      </w:r>
      <w:r>
        <w:rPr>
          <w:rFonts w:eastAsia="Arial"/>
          <w:color w:val="383838"/>
        </w:rPr>
        <w:t>.</w:t>
      </w:r>
      <w:r w:rsidR="00F957E1">
        <w:rPr>
          <w:rFonts w:eastAsia="Arial"/>
          <w:color w:val="383838"/>
        </w:rPr>
        <w:t xml:space="preserve"> Observa-se que os dados estão protegidos pela LGPD e por contrato de não exposição (NDA do inglês </w:t>
      </w:r>
      <w:r w:rsidR="00F957E1" w:rsidRPr="001069B6">
        <w:rPr>
          <w:rFonts w:eastAsia="Arial"/>
          <w:i/>
          <w:iCs/>
          <w:color w:val="383838"/>
        </w:rPr>
        <w:t xml:space="preserve">Non </w:t>
      </w:r>
      <w:proofErr w:type="spellStart"/>
      <w:r w:rsidR="00F957E1" w:rsidRPr="001069B6">
        <w:rPr>
          <w:rFonts w:eastAsia="Arial"/>
          <w:i/>
          <w:iCs/>
          <w:color w:val="383838"/>
        </w:rPr>
        <w:t>Disclosure</w:t>
      </w:r>
      <w:proofErr w:type="spellEnd"/>
      <w:r w:rsidR="00F957E1" w:rsidRPr="001069B6">
        <w:rPr>
          <w:rFonts w:eastAsia="Arial"/>
          <w:i/>
          <w:iCs/>
          <w:color w:val="383838"/>
        </w:rPr>
        <w:t xml:space="preserve"> </w:t>
      </w:r>
      <w:proofErr w:type="spellStart"/>
      <w:r w:rsidR="00F957E1" w:rsidRPr="001069B6">
        <w:rPr>
          <w:rFonts w:eastAsia="Arial"/>
          <w:i/>
          <w:iCs/>
          <w:color w:val="383838"/>
        </w:rPr>
        <w:t>Agreement</w:t>
      </w:r>
      <w:proofErr w:type="spellEnd"/>
      <w:r w:rsidR="00F957E1">
        <w:rPr>
          <w:rFonts w:eastAsia="Arial"/>
          <w:color w:val="383838"/>
        </w:rPr>
        <w:t xml:space="preserve">). </w:t>
      </w:r>
    </w:p>
    <w:p w14:paraId="5F30E842" w14:textId="2778ADE0" w:rsidR="001B4CCF" w:rsidRDefault="001B4CC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Adotou-se o modelo de questionário de qualidade de vida do NIOSH </w:t>
      </w:r>
      <w:proofErr w:type="spellStart"/>
      <w:r>
        <w:rPr>
          <w:rFonts w:eastAsia="Arial"/>
          <w:color w:val="383838"/>
        </w:rPr>
        <w:t>WellBQ</w:t>
      </w:r>
      <w:proofErr w:type="spellEnd"/>
      <w:r>
        <w:rPr>
          <w:rFonts w:eastAsia="Arial"/>
          <w:color w:val="383838"/>
        </w:rPr>
        <w:t xml:space="preserve">, disponibilizado pelo </w:t>
      </w:r>
      <w:r w:rsidR="00747736">
        <w:rPr>
          <w:rFonts w:eastAsia="Arial"/>
          <w:color w:val="383838"/>
        </w:rPr>
        <w:t>“</w:t>
      </w:r>
      <w:r w:rsidRPr="00A47E5C">
        <w:rPr>
          <w:rFonts w:eastAsia="Arial"/>
          <w:iCs/>
          <w:color w:val="383838"/>
        </w:rPr>
        <w:t xml:space="preserve">Centers for </w:t>
      </w:r>
      <w:proofErr w:type="spellStart"/>
      <w:r w:rsidRPr="00A47E5C">
        <w:rPr>
          <w:rFonts w:eastAsia="Arial"/>
          <w:iCs/>
          <w:color w:val="383838"/>
        </w:rPr>
        <w:t>Disease</w:t>
      </w:r>
      <w:proofErr w:type="spellEnd"/>
      <w:r w:rsidRPr="00A47E5C">
        <w:rPr>
          <w:rFonts w:eastAsia="Arial"/>
          <w:iCs/>
          <w:color w:val="383838"/>
        </w:rPr>
        <w:t xml:space="preserve"> </w:t>
      </w:r>
      <w:proofErr w:type="spellStart"/>
      <w:r w:rsidRPr="00A47E5C">
        <w:rPr>
          <w:rFonts w:eastAsia="Arial"/>
          <w:iCs/>
          <w:color w:val="383838"/>
        </w:rPr>
        <w:t>Control</w:t>
      </w:r>
      <w:proofErr w:type="spellEnd"/>
      <w:r w:rsidRPr="00A47E5C">
        <w:rPr>
          <w:rFonts w:eastAsia="Arial"/>
          <w:iCs/>
          <w:color w:val="383838"/>
        </w:rPr>
        <w:t xml:space="preserve"> </w:t>
      </w:r>
      <w:proofErr w:type="spellStart"/>
      <w:r w:rsidRPr="00A47E5C">
        <w:rPr>
          <w:rFonts w:eastAsia="Arial"/>
          <w:iCs/>
          <w:color w:val="383838"/>
        </w:rPr>
        <w:t>and</w:t>
      </w:r>
      <w:proofErr w:type="spellEnd"/>
      <w:r w:rsidRPr="00A47E5C">
        <w:rPr>
          <w:rFonts w:eastAsia="Arial"/>
          <w:iCs/>
          <w:color w:val="383838"/>
        </w:rPr>
        <w:t xml:space="preserve"> </w:t>
      </w:r>
      <w:proofErr w:type="spellStart"/>
      <w:r w:rsidRPr="00A47E5C">
        <w:rPr>
          <w:rFonts w:eastAsia="Arial"/>
          <w:iCs/>
          <w:color w:val="383838"/>
        </w:rPr>
        <w:t>Preventio</w:t>
      </w:r>
      <w:r w:rsidRPr="00747736">
        <w:rPr>
          <w:rFonts w:eastAsia="Arial"/>
          <w:iCs/>
          <w:color w:val="383838"/>
        </w:rPr>
        <w:t>n</w:t>
      </w:r>
      <w:proofErr w:type="spellEnd"/>
      <w:r w:rsidR="00747736">
        <w:rPr>
          <w:rFonts w:eastAsia="Arial"/>
          <w:iCs/>
          <w:color w:val="383838"/>
        </w:rPr>
        <w:t>”</w:t>
      </w:r>
      <w:r>
        <w:rPr>
          <w:rFonts w:eastAsia="Arial"/>
          <w:color w:val="383838"/>
        </w:rPr>
        <w:t xml:space="preserve"> </w:t>
      </w:r>
      <w:r w:rsidR="00747736">
        <w:rPr>
          <w:rFonts w:eastAsia="Arial"/>
          <w:color w:val="383838"/>
        </w:rPr>
        <w:t>[</w:t>
      </w:r>
      <w:r>
        <w:rPr>
          <w:rFonts w:eastAsia="Arial"/>
          <w:color w:val="383838"/>
        </w:rPr>
        <w:t>CDC</w:t>
      </w:r>
      <w:r w:rsidR="00747736">
        <w:rPr>
          <w:rFonts w:eastAsia="Arial"/>
          <w:color w:val="383838"/>
        </w:rPr>
        <w:t>]</w:t>
      </w:r>
      <w:r>
        <w:rPr>
          <w:rFonts w:eastAsia="Arial"/>
          <w:color w:val="383838"/>
        </w:rPr>
        <w:t>, como base para o desenvolvimento da pesquisa, adaptado para a realidade brasileira</w:t>
      </w:r>
      <w:r w:rsidR="00EF3CB9">
        <w:rPr>
          <w:rFonts w:eastAsia="Arial"/>
          <w:color w:val="383838"/>
        </w:rPr>
        <w:t xml:space="preserve"> através da tradução </w:t>
      </w:r>
      <w:r w:rsidR="004C7546">
        <w:rPr>
          <w:rFonts w:eastAsia="Arial"/>
          <w:color w:val="383838"/>
        </w:rPr>
        <w:t xml:space="preserve">literal </w:t>
      </w:r>
      <w:r w:rsidR="00EF3CB9">
        <w:rPr>
          <w:rFonts w:eastAsia="Arial"/>
          <w:color w:val="383838"/>
        </w:rPr>
        <w:lastRenderedPageBreak/>
        <w:t xml:space="preserve">do texto, originalmente na língua inglesa, para a língua portuguesa, sendo realizada individualmente por dois tradutores </w:t>
      </w:r>
      <w:r w:rsidR="004C7546">
        <w:rPr>
          <w:rFonts w:eastAsia="Arial"/>
          <w:color w:val="383838"/>
        </w:rPr>
        <w:t xml:space="preserve">independentes </w:t>
      </w:r>
      <w:r w:rsidR="00EF3CB9">
        <w:rPr>
          <w:rFonts w:eastAsia="Arial"/>
          <w:color w:val="383838"/>
        </w:rPr>
        <w:t>brasileiros</w:t>
      </w:r>
      <w:r w:rsidR="001C688C">
        <w:rPr>
          <w:rFonts w:eastAsia="Arial"/>
          <w:color w:val="383838"/>
        </w:rPr>
        <w:t xml:space="preserve"> contratados, nativos e fluentes na língua</w:t>
      </w:r>
      <w:r w:rsidR="00EF3CB9">
        <w:rPr>
          <w:rFonts w:eastAsia="Arial"/>
          <w:color w:val="383838"/>
        </w:rPr>
        <w:t xml:space="preserve"> </w:t>
      </w:r>
      <w:r w:rsidR="001C688C">
        <w:rPr>
          <w:rFonts w:eastAsia="Arial"/>
          <w:color w:val="383838"/>
        </w:rPr>
        <w:t xml:space="preserve">para a qual o questionário fora traduzido, tendo ambos recebido orientação sobre o objetivo do estudo. </w:t>
      </w:r>
      <w:r w:rsidR="001C688C" w:rsidRPr="001C688C">
        <w:rPr>
          <w:rFonts w:eastAsia="Arial"/>
          <w:color w:val="383838"/>
        </w:rPr>
        <w:t>Duran</w:t>
      </w:r>
      <w:r w:rsidR="001C688C">
        <w:rPr>
          <w:rFonts w:eastAsia="Arial" w:hint="eastAsia"/>
          <w:color w:val="383838"/>
        </w:rPr>
        <w:t>t</w:t>
      </w:r>
      <w:r w:rsidR="001C688C" w:rsidRPr="001C688C">
        <w:rPr>
          <w:rFonts w:eastAsia="Arial"/>
          <w:color w:val="383838"/>
        </w:rPr>
        <w:t xml:space="preserve">e o processo de </w:t>
      </w:r>
      <w:r w:rsidR="001C688C">
        <w:rPr>
          <w:rFonts w:eastAsia="Arial" w:hint="eastAsia"/>
          <w:color w:val="383838"/>
        </w:rPr>
        <w:t>t</w:t>
      </w:r>
      <w:r w:rsidR="001C688C">
        <w:rPr>
          <w:rFonts w:eastAsia="Arial"/>
          <w:color w:val="383838"/>
        </w:rPr>
        <w:t xml:space="preserve">radução </w:t>
      </w:r>
      <w:r w:rsidR="001C688C" w:rsidRPr="001C688C">
        <w:rPr>
          <w:rFonts w:eastAsia="Arial"/>
          <w:color w:val="383838"/>
        </w:rPr>
        <w:t>não houve co</w:t>
      </w:r>
      <w:r w:rsidR="001C688C">
        <w:rPr>
          <w:rFonts w:eastAsia="Arial"/>
          <w:color w:val="383838"/>
        </w:rPr>
        <w:t>ntato</w:t>
      </w:r>
      <w:r w:rsidR="001C688C" w:rsidRPr="001C688C">
        <w:rPr>
          <w:rFonts w:eastAsia="Arial"/>
          <w:color w:val="383838"/>
        </w:rPr>
        <w:t xml:space="preserve"> en</w:t>
      </w:r>
      <w:r w:rsidR="001C688C">
        <w:rPr>
          <w:rFonts w:eastAsia="Arial" w:hint="eastAsia"/>
          <w:color w:val="383838"/>
        </w:rPr>
        <w:t>t</w:t>
      </w:r>
      <w:r w:rsidR="001C688C">
        <w:rPr>
          <w:rFonts w:eastAsia="Arial"/>
          <w:color w:val="383838"/>
        </w:rPr>
        <w:t>r</w:t>
      </w:r>
      <w:r w:rsidR="001C688C" w:rsidRPr="001C688C">
        <w:rPr>
          <w:rFonts w:eastAsia="Arial"/>
          <w:color w:val="383838"/>
        </w:rPr>
        <w:t xml:space="preserve">e os </w:t>
      </w:r>
      <w:r w:rsidR="001C688C">
        <w:rPr>
          <w:rFonts w:eastAsia="Arial" w:hint="eastAsia"/>
          <w:color w:val="383838"/>
        </w:rPr>
        <w:t>t</w:t>
      </w:r>
      <w:r w:rsidR="001C688C">
        <w:rPr>
          <w:rFonts w:eastAsia="Arial"/>
          <w:color w:val="383838"/>
        </w:rPr>
        <w:t>radutores</w:t>
      </w:r>
      <w:r w:rsidR="001C688C" w:rsidRPr="001C688C">
        <w:rPr>
          <w:rFonts w:eastAsia="Arial"/>
          <w:color w:val="383838"/>
        </w:rPr>
        <w:t xml:space="preserve">, </w:t>
      </w:r>
      <w:r w:rsidR="001C688C">
        <w:rPr>
          <w:rFonts w:eastAsia="Arial"/>
          <w:color w:val="383838"/>
        </w:rPr>
        <w:t>sendo gerad</w:t>
      </w:r>
      <w:r w:rsidR="004C7546">
        <w:rPr>
          <w:rFonts w:eastAsia="Arial"/>
          <w:color w:val="383838"/>
        </w:rPr>
        <w:t>as, como resultado,</w:t>
      </w:r>
      <w:r w:rsidR="001C688C" w:rsidRPr="001C688C">
        <w:rPr>
          <w:rFonts w:eastAsia="Arial"/>
          <w:color w:val="383838"/>
        </w:rPr>
        <w:t xml:space="preserve"> as versões número 01 e 02</w:t>
      </w:r>
      <w:r w:rsidR="004C7546">
        <w:rPr>
          <w:rFonts w:eastAsia="Arial"/>
          <w:color w:val="383838"/>
        </w:rPr>
        <w:t xml:space="preserve"> do questionário. Em seguida</w:t>
      </w:r>
      <w:r w:rsidR="007417E2">
        <w:rPr>
          <w:rFonts w:eastAsia="Arial"/>
          <w:color w:val="383838"/>
        </w:rPr>
        <w:t>,</w:t>
      </w:r>
      <w:r w:rsidR="004C7546">
        <w:rPr>
          <w:rFonts w:eastAsia="Arial"/>
          <w:color w:val="383838"/>
        </w:rPr>
        <w:t xml:space="preserve"> ambas as versões foram </w:t>
      </w:r>
      <w:r w:rsidR="00EF3CB9">
        <w:rPr>
          <w:rFonts w:eastAsia="Arial"/>
          <w:color w:val="383838"/>
        </w:rPr>
        <w:t>analisadas e validada</w:t>
      </w:r>
      <w:r w:rsidR="00023EAE">
        <w:rPr>
          <w:rFonts w:eastAsia="Arial"/>
          <w:color w:val="383838"/>
        </w:rPr>
        <w:t>s para</w:t>
      </w:r>
      <w:r w:rsidR="00EF3CB9">
        <w:rPr>
          <w:rFonts w:eastAsia="Arial"/>
          <w:color w:val="383838"/>
        </w:rPr>
        <w:t xml:space="preserve"> a tradução final pela autora do trabalho, a qual possui formação </w:t>
      </w:r>
      <w:r w:rsidR="004C7546">
        <w:rPr>
          <w:rFonts w:eastAsia="Arial"/>
          <w:color w:val="383838"/>
        </w:rPr>
        <w:t xml:space="preserve">e conhecimento </w:t>
      </w:r>
      <w:r w:rsidR="00EF3CB9">
        <w:rPr>
          <w:rFonts w:eastAsia="Arial"/>
          <w:color w:val="383838"/>
        </w:rPr>
        <w:t xml:space="preserve">em saúde do trabalhador e </w:t>
      </w:r>
      <w:r w:rsidR="004C7546">
        <w:rPr>
          <w:rFonts w:eastAsia="Arial"/>
          <w:color w:val="383838"/>
        </w:rPr>
        <w:t xml:space="preserve">fluência </w:t>
      </w:r>
      <w:r w:rsidR="00EF3CB9">
        <w:rPr>
          <w:rFonts w:eastAsia="Arial"/>
          <w:color w:val="383838"/>
        </w:rPr>
        <w:t>em ambas as línguas</w:t>
      </w:r>
      <w:r w:rsidR="006562BD">
        <w:rPr>
          <w:rFonts w:eastAsia="Arial"/>
          <w:color w:val="383838"/>
        </w:rPr>
        <w:t>, tendo b</w:t>
      </w:r>
      <w:r w:rsidR="006562BD" w:rsidRPr="006562BD">
        <w:rPr>
          <w:rFonts w:eastAsia="Arial"/>
          <w:color w:val="383838"/>
        </w:rPr>
        <w:t>usca</w:t>
      </w:r>
      <w:r w:rsidR="006562BD">
        <w:rPr>
          <w:rFonts w:eastAsia="Arial"/>
          <w:color w:val="383838"/>
        </w:rPr>
        <w:t>do</w:t>
      </w:r>
      <w:r w:rsidR="006562BD" w:rsidRPr="006562BD">
        <w:rPr>
          <w:rFonts w:eastAsia="Arial"/>
          <w:color w:val="383838"/>
        </w:rPr>
        <w:t xml:space="preserve"> a equivalência concei</w:t>
      </w:r>
      <w:r w:rsidR="006562BD">
        <w:rPr>
          <w:rFonts w:eastAsia="Arial" w:hint="eastAsia"/>
          <w:color w:val="383838"/>
        </w:rPr>
        <w:t>t</w:t>
      </w:r>
      <w:r w:rsidR="006562BD" w:rsidRPr="006562BD">
        <w:rPr>
          <w:rFonts w:eastAsia="Arial"/>
          <w:color w:val="383838"/>
        </w:rPr>
        <w:t>ual</w:t>
      </w:r>
      <w:r w:rsidR="006562BD">
        <w:rPr>
          <w:rFonts w:eastAsia="Arial"/>
          <w:color w:val="383838"/>
        </w:rPr>
        <w:t xml:space="preserve"> </w:t>
      </w:r>
      <w:r w:rsidR="006562BD" w:rsidRPr="006562BD">
        <w:rPr>
          <w:rFonts w:eastAsia="Arial"/>
          <w:color w:val="383838"/>
        </w:rPr>
        <w:t xml:space="preserve">da versão </w:t>
      </w:r>
      <w:r w:rsidR="006562BD">
        <w:rPr>
          <w:rFonts w:eastAsia="Arial"/>
          <w:color w:val="383838"/>
        </w:rPr>
        <w:t xml:space="preserve">em questão, e </w:t>
      </w:r>
      <w:r w:rsidR="006562BD" w:rsidRPr="006562BD">
        <w:rPr>
          <w:rFonts w:eastAsia="Arial"/>
          <w:color w:val="383838"/>
        </w:rPr>
        <w:t xml:space="preserve">sendo realizadas </w:t>
      </w:r>
      <w:r w:rsidR="006562BD">
        <w:rPr>
          <w:rFonts w:eastAsia="Arial"/>
          <w:color w:val="383838"/>
        </w:rPr>
        <w:t xml:space="preserve">pequenas </w:t>
      </w:r>
      <w:r w:rsidR="006562BD" w:rsidRPr="006562BD">
        <w:rPr>
          <w:rFonts w:eastAsia="Arial"/>
          <w:color w:val="383838"/>
        </w:rPr>
        <w:t>al</w:t>
      </w:r>
      <w:r w:rsidR="006562BD">
        <w:rPr>
          <w:rFonts w:eastAsia="Arial" w:hint="eastAsia"/>
          <w:color w:val="383838"/>
        </w:rPr>
        <w:t>t</w:t>
      </w:r>
      <w:r w:rsidR="006562BD" w:rsidRPr="006562BD">
        <w:rPr>
          <w:rFonts w:eastAsia="Arial"/>
          <w:color w:val="383838"/>
        </w:rPr>
        <w:t>erações para melhor adequa</w:t>
      </w:r>
      <w:r w:rsidR="006562BD">
        <w:rPr>
          <w:rFonts w:eastAsia="Arial"/>
          <w:color w:val="383838"/>
        </w:rPr>
        <w:t>ção dos</w:t>
      </w:r>
      <w:r w:rsidR="006562BD" w:rsidRPr="006562BD">
        <w:rPr>
          <w:rFonts w:eastAsia="Arial"/>
          <w:color w:val="383838"/>
        </w:rPr>
        <w:t xml:space="preserve"> </w:t>
      </w:r>
      <w:r w:rsidR="006562BD">
        <w:rPr>
          <w:rFonts w:eastAsia="Arial" w:hint="eastAsia"/>
          <w:color w:val="383838"/>
        </w:rPr>
        <w:t>t</w:t>
      </w:r>
      <w:r w:rsidR="006562BD" w:rsidRPr="006562BD">
        <w:rPr>
          <w:rFonts w:eastAsia="Arial"/>
          <w:color w:val="383838"/>
        </w:rPr>
        <w:t>ex</w:t>
      </w:r>
      <w:r w:rsidR="006562BD">
        <w:rPr>
          <w:rFonts w:eastAsia="Arial" w:hint="eastAsia"/>
          <w:color w:val="383838"/>
        </w:rPr>
        <w:t>t</w:t>
      </w:r>
      <w:r w:rsidR="006562BD" w:rsidRPr="006562BD">
        <w:rPr>
          <w:rFonts w:eastAsia="Arial"/>
          <w:color w:val="383838"/>
        </w:rPr>
        <w:t>os propos</w:t>
      </w:r>
      <w:r w:rsidR="006562BD">
        <w:rPr>
          <w:rFonts w:eastAsia="Arial" w:hint="eastAsia"/>
          <w:color w:val="383838"/>
        </w:rPr>
        <w:t>t</w:t>
      </w:r>
      <w:r w:rsidR="006562BD" w:rsidRPr="006562BD">
        <w:rPr>
          <w:rFonts w:eastAsia="Arial"/>
          <w:color w:val="383838"/>
        </w:rPr>
        <w:t>os</w:t>
      </w:r>
      <w:r w:rsidR="006562BD">
        <w:rPr>
          <w:rFonts w:eastAsia="Arial"/>
          <w:color w:val="383838"/>
        </w:rPr>
        <w:t>.</w:t>
      </w:r>
      <w:r w:rsidR="006562BD" w:rsidRPr="006562BD">
        <w:rPr>
          <w:rFonts w:eastAsia="Arial"/>
          <w:color w:val="383838"/>
        </w:rPr>
        <w:t xml:space="preserve"> </w:t>
      </w:r>
      <w:r w:rsidR="005A63ED" w:rsidRPr="005A63ED">
        <w:rPr>
          <w:rFonts w:eastAsia="Arial"/>
          <w:color w:val="383838"/>
        </w:rPr>
        <w:t>A pesquisa não foi</w:t>
      </w:r>
      <w:r w:rsidR="005A63ED">
        <w:rPr>
          <w:rFonts w:eastAsia="Arial"/>
          <w:color w:val="383838"/>
        </w:rPr>
        <w:t xml:space="preserve"> </w:t>
      </w:r>
      <w:r w:rsidR="005A63ED" w:rsidRPr="005A63ED">
        <w:rPr>
          <w:rFonts w:eastAsia="Arial"/>
          <w:color w:val="383838"/>
        </w:rPr>
        <w:t>subm</w:t>
      </w:r>
      <w:r w:rsidR="005A63ED">
        <w:rPr>
          <w:rFonts w:eastAsia="Arial"/>
          <w:color w:val="383838"/>
        </w:rPr>
        <w:t>et</w:t>
      </w:r>
      <w:r w:rsidR="005A63ED" w:rsidRPr="005A63ED">
        <w:rPr>
          <w:rFonts w:eastAsia="Arial"/>
          <w:color w:val="383838"/>
        </w:rPr>
        <w:t>ida à avaliação do Comi</w:t>
      </w:r>
      <w:r w:rsidR="005A63ED">
        <w:rPr>
          <w:rFonts w:eastAsia="Arial"/>
          <w:color w:val="383838"/>
        </w:rPr>
        <w:t>t</w:t>
      </w:r>
      <w:r w:rsidR="005A63ED" w:rsidRPr="005A63ED">
        <w:rPr>
          <w:rFonts w:eastAsia="Arial" w:hint="eastAsia"/>
          <w:color w:val="383838"/>
        </w:rPr>
        <w:t>ê</w:t>
      </w:r>
      <w:r w:rsidR="005A63ED" w:rsidRPr="005A63ED">
        <w:rPr>
          <w:rFonts w:eastAsia="Arial"/>
          <w:color w:val="383838"/>
        </w:rPr>
        <w:t xml:space="preserve"> de É</w:t>
      </w:r>
      <w:r w:rsidR="005A63ED">
        <w:rPr>
          <w:rFonts w:eastAsia="Arial" w:hint="eastAsia"/>
          <w:color w:val="383838"/>
        </w:rPr>
        <w:t>t</w:t>
      </w:r>
      <w:r w:rsidR="005A63ED">
        <w:rPr>
          <w:rFonts w:eastAsia="Arial"/>
          <w:color w:val="383838"/>
        </w:rPr>
        <w:t>i</w:t>
      </w:r>
      <w:r w:rsidR="005A63ED" w:rsidRPr="005A63ED">
        <w:rPr>
          <w:rFonts w:eastAsia="Arial"/>
          <w:color w:val="383838"/>
        </w:rPr>
        <w:t>ca por não envolver</w:t>
      </w:r>
      <w:r w:rsidR="005A63ED">
        <w:rPr>
          <w:rFonts w:eastAsia="Arial"/>
          <w:color w:val="383838"/>
        </w:rPr>
        <w:t xml:space="preserve"> </w:t>
      </w:r>
      <w:r w:rsidR="005A63ED" w:rsidRPr="005A63ED">
        <w:rPr>
          <w:rFonts w:eastAsia="Arial"/>
          <w:color w:val="383838"/>
        </w:rPr>
        <w:t>a cole</w:t>
      </w:r>
      <w:r w:rsidR="005A63ED">
        <w:rPr>
          <w:rFonts w:eastAsia="Arial"/>
          <w:color w:val="383838"/>
        </w:rPr>
        <w:t>t</w:t>
      </w:r>
      <w:r w:rsidR="005A63ED" w:rsidRPr="005A63ED">
        <w:rPr>
          <w:rFonts w:eastAsia="Arial"/>
          <w:color w:val="383838"/>
        </w:rPr>
        <w:t>a de informações pessoais</w:t>
      </w:r>
      <w:r w:rsidR="005A63ED">
        <w:rPr>
          <w:rFonts w:eastAsia="Arial"/>
          <w:color w:val="383838"/>
        </w:rPr>
        <w:t xml:space="preserve"> diretamente</w:t>
      </w:r>
      <w:r w:rsidR="005A63ED" w:rsidRPr="005A63ED">
        <w:rPr>
          <w:rFonts w:eastAsia="Arial"/>
          <w:color w:val="383838"/>
        </w:rPr>
        <w:t>, es</w:t>
      </w:r>
      <w:r w:rsidR="005A63ED">
        <w:rPr>
          <w:rFonts w:eastAsia="Arial" w:hint="eastAsia"/>
          <w:color w:val="383838"/>
        </w:rPr>
        <w:t>t</w:t>
      </w:r>
      <w:r w:rsidR="005A63ED" w:rsidRPr="005A63ED">
        <w:rPr>
          <w:rFonts w:eastAsia="Arial"/>
          <w:color w:val="383838"/>
        </w:rPr>
        <w:t>ando vol</w:t>
      </w:r>
      <w:r w:rsidR="005A63ED">
        <w:rPr>
          <w:rFonts w:eastAsia="Arial" w:hint="eastAsia"/>
          <w:color w:val="383838"/>
        </w:rPr>
        <w:t>t</w:t>
      </w:r>
      <w:r w:rsidR="005A63ED" w:rsidRPr="005A63ED">
        <w:rPr>
          <w:rFonts w:eastAsia="Arial"/>
          <w:color w:val="383838"/>
        </w:rPr>
        <w:t>ada exclusivamen</w:t>
      </w:r>
      <w:r w:rsidR="005A63ED">
        <w:rPr>
          <w:rFonts w:eastAsia="Arial"/>
          <w:color w:val="383838"/>
        </w:rPr>
        <w:t>t</w:t>
      </w:r>
      <w:r w:rsidR="005A63ED" w:rsidRPr="005A63ED">
        <w:rPr>
          <w:rFonts w:eastAsia="Arial"/>
          <w:color w:val="383838"/>
        </w:rPr>
        <w:t>e à avaliação de adequação do ins</w:t>
      </w:r>
      <w:r w:rsidR="005A63ED">
        <w:rPr>
          <w:rFonts w:eastAsia="Arial" w:hint="eastAsia"/>
          <w:color w:val="383838"/>
        </w:rPr>
        <w:t>t</w:t>
      </w:r>
      <w:r w:rsidR="005A63ED" w:rsidRPr="005A63ED">
        <w:rPr>
          <w:rFonts w:eastAsia="Arial"/>
          <w:color w:val="383838"/>
        </w:rPr>
        <w:t>rumen</w:t>
      </w:r>
      <w:r w:rsidR="005A63ED">
        <w:rPr>
          <w:rFonts w:eastAsia="Arial" w:hint="eastAsia"/>
          <w:color w:val="383838"/>
        </w:rPr>
        <w:t>t</w:t>
      </w:r>
      <w:r w:rsidR="005A63ED" w:rsidRPr="005A63ED">
        <w:rPr>
          <w:rFonts w:eastAsia="Arial"/>
          <w:color w:val="383838"/>
        </w:rPr>
        <w:t xml:space="preserve">o </w:t>
      </w:r>
      <w:r w:rsidR="005A63ED">
        <w:rPr>
          <w:rFonts w:eastAsia="Arial"/>
          <w:color w:val="383838"/>
        </w:rPr>
        <w:t xml:space="preserve">adaptado, </w:t>
      </w:r>
      <w:r w:rsidR="005A63ED" w:rsidRPr="005A63ED">
        <w:rPr>
          <w:rFonts w:eastAsia="Arial"/>
          <w:color w:val="383838"/>
        </w:rPr>
        <w:t>visando à respec</w:t>
      </w:r>
      <w:r w:rsidR="005A63ED">
        <w:rPr>
          <w:rFonts w:eastAsia="Arial"/>
          <w:color w:val="383838"/>
        </w:rPr>
        <w:t>t</w:t>
      </w:r>
      <w:r w:rsidR="005A63ED" w:rsidRPr="005A63ED">
        <w:rPr>
          <w:rFonts w:eastAsia="Arial"/>
          <w:color w:val="383838"/>
        </w:rPr>
        <w:t>iva adap</w:t>
      </w:r>
      <w:r w:rsidR="005A63ED">
        <w:rPr>
          <w:rFonts w:eastAsia="Arial"/>
          <w:color w:val="383838"/>
        </w:rPr>
        <w:t>t</w:t>
      </w:r>
      <w:r w:rsidR="005A63ED" w:rsidRPr="005A63ED">
        <w:rPr>
          <w:rFonts w:eastAsia="Arial"/>
          <w:color w:val="383838"/>
        </w:rPr>
        <w:t xml:space="preserve">ação </w:t>
      </w:r>
      <w:r w:rsidR="005A63ED">
        <w:rPr>
          <w:rFonts w:eastAsia="Arial" w:hint="eastAsia"/>
          <w:color w:val="383838"/>
        </w:rPr>
        <w:t>t</w:t>
      </w:r>
      <w:r w:rsidR="005A63ED" w:rsidRPr="005A63ED">
        <w:rPr>
          <w:rFonts w:eastAsia="Arial"/>
          <w:color w:val="383838"/>
        </w:rPr>
        <w:t>ranscul</w:t>
      </w:r>
      <w:r w:rsidR="005A63ED">
        <w:rPr>
          <w:rFonts w:eastAsia="Arial" w:hint="eastAsia"/>
          <w:color w:val="383838"/>
        </w:rPr>
        <w:t>t</w:t>
      </w:r>
      <w:r w:rsidR="005A63ED" w:rsidRPr="005A63ED">
        <w:rPr>
          <w:rFonts w:eastAsia="Arial"/>
          <w:color w:val="383838"/>
        </w:rPr>
        <w:t>ural.</w:t>
      </w:r>
      <w:r w:rsidR="005A63ED">
        <w:rPr>
          <w:rFonts w:eastAsia="Arial"/>
          <w:color w:val="383838"/>
        </w:rPr>
        <w:t xml:space="preserve"> </w:t>
      </w:r>
      <w:r w:rsidR="00EF3CB9">
        <w:rPr>
          <w:rFonts w:eastAsia="Arial"/>
          <w:color w:val="383838"/>
        </w:rPr>
        <w:t xml:space="preserve">  </w:t>
      </w:r>
    </w:p>
    <w:p w14:paraId="54D8DAE2" w14:textId="1798BD9F" w:rsidR="00B57234" w:rsidRDefault="001B4CCF" w:rsidP="00EE0525">
      <w:pPr>
        <w:pBdr>
          <w:top w:val="nil"/>
          <w:left w:val="nil"/>
          <w:bottom w:val="nil"/>
          <w:right w:val="nil"/>
          <w:between w:val="nil"/>
        </w:pBdr>
        <w:spacing w:line="360" w:lineRule="auto"/>
        <w:ind w:firstLine="708"/>
        <w:rPr>
          <w:rFonts w:eastAsia="Arial"/>
          <w:color w:val="000000"/>
        </w:rPr>
      </w:pPr>
      <w:r w:rsidRPr="00A47E5C">
        <w:rPr>
          <w:rFonts w:eastAsia="Arial"/>
        </w:rPr>
        <w:t>O questionário</w:t>
      </w:r>
      <w:r w:rsidR="008B5FB2" w:rsidRPr="00A47E5C">
        <w:rPr>
          <w:rFonts w:eastAsia="Arial"/>
        </w:rPr>
        <w:t xml:space="preserve"> (disponível no Apêndice)</w:t>
      </w:r>
      <w:r w:rsidRPr="00A47E5C">
        <w:rPr>
          <w:rFonts w:eastAsia="Arial"/>
        </w:rPr>
        <w:t xml:space="preserve"> foi composto por 68 perguntas</w:t>
      </w:r>
      <w:r w:rsidR="00551CAC" w:rsidRPr="00A47E5C">
        <w:rPr>
          <w:rFonts w:eastAsia="Arial"/>
        </w:rPr>
        <w:t xml:space="preserve"> com 126 questões a serem respondidas no total, </w:t>
      </w:r>
      <w:r w:rsidRPr="00A47E5C">
        <w:rPr>
          <w:rFonts w:eastAsia="Arial"/>
        </w:rPr>
        <w:t xml:space="preserve">que permitem avaliar a </w:t>
      </w:r>
      <w:r w:rsidR="00FC1B3C" w:rsidRPr="00A47E5C">
        <w:rPr>
          <w:rFonts w:eastAsia="Arial"/>
        </w:rPr>
        <w:t>percepção</w:t>
      </w:r>
      <w:r w:rsidRPr="00A47E5C">
        <w:rPr>
          <w:rFonts w:eastAsia="Arial"/>
        </w:rPr>
        <w:t xml:space="preserve"> dos colaboradores quanto à qualidade de vida no trabalho </w:t>
      </w:r>
      <w:r w:rsidR="006A3383" w:rsidRPr="00A47E5C">
        <w:rPr>
          <w:rFonts w:eastAsia="Arial"/>
        </w:rPr>
        <w:t>[</w:t>
      </w:r>
      <w:r w:rsidRPr="00A47E5C">
        <w:rPr>
          <w:rFonts w:eastAsia="Arial"/>
        </w:rPr>
        <w:t>QVT</w:t>
      </w:r>
      <w:r w:rsidR="006A3383" w:rsidRPr="00A47E5C">
        <w:rPr>
          <w:rFonts w:eastAsia="Arial"/>
        </w:rPr>
        <w:t>]</w:t>
      </w:r>
      <w:r w:rsidR="00551CAC" w:rsidRPr="00A47E5C">
        <w:rPr>
          <w:rFonts w:eastAsia="Arial"/>
        </w:rPr>
        <w:t xml:space="preserve">. </w:t>
      </w:r>
      <w:r w:rsidRPr="00A47E5C">
        <w:rPr>
          <w:rFonts w:eastAsia="Arial"/>
        </w:rPr>
        <w:t xml:space="preserve">O </w:t>
      </w:r>
      <w:r w:rsidR="00FC1B3C" w:rsidRPr="00A47E5C">
        <w:rPr>
          <w:rFonts w:eastAsia="Arial"/>
        </w:rPr>
        <w:t>questionário</w:t>
      </w:r>
      <w:r w:rsidRPr="00A47E5C">
        <w:rPr>
          <w:rFonts w:eastAsia="Arial"/>
        </w:rPr>
        <w:t xml:space="preserve"> foi elaborado com base nos cinco domínios do bem-estar do trabalhador identificados pelo NIOSH e pela RAND Corporation na </w:t>
      </w:r>
      <w:r w:rsidRPr="00A47E5C">
        <w:rPr>
          <w:rFonts w:eastAsia="Arial"/>
          <w:i/>
        </w:rPr>
        <w:t>Expansão do Paradigma da Segurança e Saúde Ocupacional: Um Novo Quadro para o Bem-Estar do Trabalhado</w:t>
      </w:r>
      <w:r w:rsidR="002B5740" w:rsidRPr="00A47E5C">
        <w:rPr>
          <w:rFonts w:eastAsia="Arial"/>
          <w:i/>
        </w:rPr>
        <w:t xml:space="preserve">r, </w:t>
      </w:r>
      <w:r w:rsidR="002B5740" w:rsidRPr="00A47E5C">
        <w:rPr>
          <w:rFonts w:eastAsia="Arial"/>
          <w:iCs/>
        </w:rPr>
        <w:t>de acordo com os estudos de Chari et al. (2018)</w:t>
      </w:r>
      <w:r w:rsidRPr="00A47E5C">
        <w:rPr>
          <w:rFonts w:eastAsia="Arial"/>
        </w:rPr>
        <w:t xml:space="preserve">: </w:t>
      </w:r>
      <w:r>
        <w:rPr>
          <w:rFonts w:eastAsia="Arial"/>
          <w:color w:val="383838"/>
        </w:rPr>
        <w:t>(</w:t>
      </w:r>
      <w:r w:rsidRPr="00A47E5C">
        <w:rPr>
          <w:rFonts w:eastAsia="Arial"/>
          <w:color w:val="000000"/>
        </w:rPr>
        <w:t>1) avaliação e experiência do trabalho; (2) políticas e cultura no local de trabalho; (3) ambiente físico no local de trabalho e clima de segurança; (4) estado de saúde; e (5) casa, comunidade e sociedade</w:t>
      </w:r>
      <w:r>
        <w:rPr>
          <w:rFonts w:eastAsia="Arial"/>
          <w:color w:val="383838"/>
        </w:rPr>
        <w:t xml:space="preserve">. </w:t>
      </w:r>
      <w:r w:rsidR="00B57234">
        <w:rPr>
          <w:rFonts w:eastAsia="Arial"/>
          <w:color w:val="000000"/>
        </w:rPr>
        <w:t xml:space="preserve">Complementando os itens de bem-estar do trabalhador, foram acrescidos mais 9 (nove) perguntas opcionais relativas às circunstâncias de emprego e demografia dos trabalhadores. Esses itens amostrais foram selecionados com base em seu uso comum em questionários de saúde populacional e ocupacional. Não foram utilizadas as questões opcionais E1, E5, D3, D7, D8 e D1 do questionário da NIOSH, por </w:t>
      </w:r>
      <w:proofErr w:type="spellStart"/>
      <w:r w:rsidR="00B57234">
        <w:rPr>
          <w:rFonts w:eastAsia="Arial"/>
          <w:color w:val="000000"/>
        </w:rPr>
        <w:t>deliberalidade</w:t>
      </w:r>
      <w:proofErr w:type="spellEnd"/>
      <w:r w:rsidR="00B57234">
        <w:rPr>
          <w:rFonts w:eastAsia="Arial"/>
          <w:color w:val="000000"/>
        </w:rPr>
        <w:t xml:space="preserve"> da autora.</w:t>
      </w:r>
    </w:p>
    <w:p w14:paraId="1D5BAA4B" w14:textId="477F386E" w:rsidR="005D16AC" w:rsidRDefault="00B57234" w:rsidP="00EE0525">
      <w:pPr>
        <w:pBdr>
          <w:top w:val="nil"/>
          <w:left w:val="nil"/>
          <w:bottom w:val="nil"/>
          <w:right w:val="nil"/>
          <w:between w:val="nil"/>
        </w:pBdr>
        <w:spacing w:line="360" w:lineRule="auto"/>
        <w:ind w:firstLine="708"/>
        <w:rPr>
          <w:rFonts w:eastAsia="Arial"/>
          <w:color w:val="000000"/>
        </w:rPr>
      </w:pPr>
      <w:r>
        <w:rPr>
          <w:rFonts w:eastAsia="Arial"/>
          <w:color w:val="000000"/>
        </w:rPr>
        <w:t xml:space="preserve"> Houve modificações nas perguntas Q42 e Q45, onde se considerou classes de nº de dias com opção de escolha entre as letras “a” até “e”, para facilitar a análise dos dados, como também das questões Q51 e Q52, criando-se a opção de escolha de 0 a 7 dias entre as letras “a” até “h”. Também foram modificadas as questões Q54 – onde se deu a opção de escolha de doses de bebida, e as questões opcionais D2 – onde se adequou as respostas ao nível escolar no Brasil, D4 – adequando as raças vigentes no Brasil, e acrescentado na D9 a opção “solteiro” no quesito “nunca se casou”. </w:t>
      </w:r>
    </w:p>
    <w:p w14:paraId="44FF7F84" w14:textId="492F2136" w:rsidR="001B4CCF" w:rsidRDefault="001B4CCF" w:rsidP="00627E9C">
      <w:pPr>
        <w:pBdr>
          <w:top w:val="nil"/>
          <w:left w:val="nil"/>
          <w:bottom w:val="nil"/>
          <w:right w:val="nil"/>
          <w:between w:val="nil"/>
        </w:pBdr>
        <w:spacing w:before="280" w:after="280" w:line="360" w:lineRule="auto"/>
        <w:ind w:firstLine="360"/>
        <w:rPr>
          <w:rFonts w:eastAsia="Arial"/>
        </w:rPr>
      </w:pPr>
      <w:r>
        <w:rPr>
          <w:rFonts w:eastAsia="Arial"/>
        </w:rPr>
        <w:t xml:space="preserve">Os tópicos de bem-estar do trabalhador abordados pelo questionário NIOSH </w:t>
      </w:r>
      <w:proofErr w:type="spellStart"/>
      <w:r>
        <w:rPr>
          <w:rFonts w:eastAsia="Arial"/>
        </w:rPr>
        <w:t>WellBQ</w:t>
      </w:r>
      <w:proofErr w:type="spellEnd"/>
      <w:r>
        <w:rPr>
          <w:rFonts w:eastAsia="Arial"/>
        </w:rPr>
        <w:t xml:space="preserve"> são detalhados abaixo:</w:t>
      </w:r>
    </w:p>
    <w:p w14:paraId="18CBD73A" w14:textId="77777777" w:rsidR="001B4CCF" w:rsidRDefault="001B4CCF" w:rsidP="00627E9C">
      <w:pPr>
        <w:spacing w:before="280" w:after="280" w:line="360" w:lineRule="auto"/>
        <w:ind w:firstLine="360"/>
        <w:rPr>
          <w:rFonts w:eastAsia="Arial"/>
          <w:b/>
        </w:rPr>
      </w:pPr>
      <w:r>
        <w:rPr>
          <w:rFonts w:eastAsia="Arial"/>
          <w:b/>
        </w:rPr>
        <w:lastRenderedPageBreak/>
        <w:t xml:space="preserve">NIOSH </w:t>
      </w:r>
      <w:proofErr w:type="spellStart"/>
      <w:r>
        <w:rPr>
          <w:rFonts w:eastAsia="Arial"/>
          <w:b/>
        </w:rPr>
        <w:t>WellBQ</w:t>
      </w:r>
      <w:proofErr w:type="spellEnd"/>
      <w:r>
        <w:rPr>
          <w:rFonts w:eastAsia="Arial"/>
          <w:b/>
        </w:rPr>
        <w:t xml:space="preserve"> Seção 1. Avaliação e Experiência do Trabalho (16 itens) </w:t>
      </w:r>
    </w:p>
    <w:p w14:paraId="5F0C919A" w14:textId="7B1AFAE9" w:rsidR="001B4CCF" w:rsidRDefault="001B4CCF" w:rsidP="00EE0525">
      <w:pPr>
        <w:numPr>
          <w:ilvl w:val="0"/>
          <w:numId w:val="3"/>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do </w:t>
      </w:r>
      <w:r w:rsidR="001069B6">
        <w:rPr>
          <w:rFonts w:eastAsia="Arial"/>
          <w:color w:val="000000"/>
        </w:rPr>
        <w:t>t</w:t>
      </w:r>
      <w:r>
        <w:rPr>
          <w:rFonts w:eastAsia="Arial"/>
          <w:color w:val="000000"/>
        </w:rPr>
        <w:t>rabalho</w:t>
      </w:r>
    </w:p>
    <w:p w14:paraId="003AB05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salarial</w:t>
      </w:r>
    </w:p>
    <w:p w14:paraId="668CBD72" w14:textId="3594925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dos </w:t>
      </w:r>
      <w:r w:rsidR="001069B6">
        <w:rPr>
          <w:rFonts w:eastAsia="Arial"/>
          <w:color w:val="000000"/>
        </w:rPr>
        <w:t>b</w:t>
      </w:r>
      <w:r>
        <w:rPr>
          <w:rFonts w:eastAsia="Arial"/>
          <w:color w:val="000000"/>
        </w:rPr>
        <w:t>enefícios</w:t>
      </w:r>
    </w:p>
    <w:p w14:paraId="404C9A34"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do progresso</w:t>
      </w:r>
    </w:p>
    <w:p w14:paraId="55C4924F"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supervisor</w:t>
      </w:r>
    </w:p>
    <w:p w14:paraId="712DBD3C"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colega de trabalho</w:t>
      </w:r>
    </w:p>
    <w:p w14:paraId="02C18D27"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Segurança do trabalho</w:t>
      </w:r>
    </w:p>
    <w:p w14:paraId="5650C970" w14:textId="2F4B7703"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Autonomia do </w:t>
      </w:r>
      <w:r w:rsidR="001069B6">
        <w:rPr>
          <w:rFonts w:eastAsia="Arial"/>
          <w:color w:val="000000"/>
        </w:rPr>
        <w:t>t</w:t>
      </w:r>
      <w:r>
        <w:rPr>
          <w:rFonts w:eastAsia="Arial"/>
          <w:color w:val="000000"/>
        </w:rPr>
        <w:t>rabalho</w:t>
      </w:r>
    </w:p>
    <w:p w14:paraId="744CB756"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Falta de tempo/sobrecarga de trabalho e trabalho significativo</w:t>
      </w:r>
    </w:p>
    <w:p w14:paraId="3E22536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Influência positiva e negativa relacionada ao trabalho e fadiga relacionada ao trabalho</w:t>
      </w:r>
    </w:p>
    <w:p w14:paraId="45E78019" w14:textId="77777777" w:rsidR="001B4CCF" w:rsidRDefault="001B4CCF" w:rsidP="00EE0525">
      <w:pPr>
        <w:numPr>
          <w:ilvl w:val="0"/>
          <w:numId w:val="3"/>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Engajamento no trabalho </w:t>
      </w:r>
    </w:p>
    <w:p w14:paraId="5D2A1074"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2. Políticas e Cultura do Local de Trabalho (14 itens) </w:t>
      </w:r>
    </w:p>
    <w:p w14:paraId="31C61605" w14:textId="4F72F8B7" w:rsidR="001B4CCF" w:rsidRDefault="001B4CCF" w:rsidP="00EE0525">
      <w:pPr>
        <w:numPr>
          <w:ilvl w:val="0"/>
          <w:numId w:val="5"/>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Cultura de </w:t>
      </w:r>
      <w:r w:rsidR="001069B6">
        <w:rPr>
          <w:rFonts w:eastAsia="Arial"/>
          <w:color w:val="000000"/>
        </w:rPr>
        <w:t>t</w:t>
      </w:r>
      <w:r>
        <w:rPr>
          <w:rFonts w:eastAsia="Arial"/>
          <w:color w:val="000000"/>
        </w:rPr>
        <w:t xml:space="preserve">rabalho </w:t>
      </w:r>
      <w:r w:rsidR="001069B6">
        <w:rPr>
          <w:rFonts w:eastAsia="Arial"/>
          <w:color w:val="000000"/>
        </w:rPr>
        <w:t>d</w:t>
      </w:r>
      <w:r>
        <w:rPr>
          <w:rFonts w:eastAsia="Arial"/>
          <w:color w:val="000000"/>
        </w:rPr>
        <w:t xml:space="preserve">e </w:t>
      </w:r>
      <w:r w:rsidR="001069B6">
        <w:rPr>
          <w:rFonts w:eastAsia="Arial"/>
          <w:color w:val="000000"/>
        </w:rPr>
        <w:t>a</w:t>
      </w:r>
      <w:r>
        <w:rPr>
          <w:rFonts w:eastAsia="Arial"/>
          <w:color w:val="000000"/>
        </w:rPr>
        <w:t>poio</w:t>
      </w:r>
    </w:p>
    <w:p w14:paraId="17479C8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Confiança gerencial</w:t>
      </w:r>
    </w:p>
    <w:p w14:paraId="314CB14C" w14:textId="04EF6700"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Cultura da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rabalho</w:t>
      </w:r>
    </w:p>
    <w:p w14:paraId="663A8AAC"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Disponibilidade de benefícios para o trabalho</w:t>
      </w:r>
    </w:p>
    <w:p w14:paraId="6EE6CF0F" w14:textId="494EECFF"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Disponibilidade de </w:t>
      </w:r>
      <w:r w:rsidR="001069B6">
        <w:rPr>
          <w:rFonts w:eastAsia="Arial"/>
          <w:color w:val="000000"/>
        </w:rPr>
        <w:t>p</w:t>
      </w:r>
      <w:r>
        <w:rPr>
          <w:rFonts w:eastAsia="Arial"/>
          <w:color w:val="000000"/>
        </w:rPr>
        <w:t xml:space="preserve">rogramas de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 xml:space="preserve">rabalho e voltados para o conflito vida profissional versus vida fora do trabalho </w:t>
      </w:r>
    </w:p>
    <w:p w14:paraId="27A265D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Conflito entre vida profissional e familiar </w:t>
      </w:r>
    </w:p>
    <w:p w14:paraId="1C29B875" w14:textId="77777777" w:rsidR="001B4CCF" w:rsidRDefault="001B4CCF" w:rsidP="00EE0525">
      <w:pPr>
        <w:numPr>
          <w:ilvl w:val="0"/>
          <w:numId w:val="5"/>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Flexibilidade no local de trabalho/horário </w:t>
      </w:r>
    </w:p>
    <w:p w14:paraId="079621B2"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3. Ambiente Físico no Local de Trabalho e Clima de Segurança (10 itens) </w:t>
      </w:r>
    </w:p>
    <w:p w14:paraId="25975E31" w14:textId="77777777" w:rsidR="001B4CCF" w:rsidRDefault="001B4CCF" w:rsidP="00EE0525">
      <w:pPr>
        <w:numPr>
          <w:ilvl w:val="0"/>
          <w:numId w:val="7"/>
        </w:numPr>
        <w:pBdr>
          <w:top w:val="nil"/>
          <w:left w:val="nil"/>
          <w:bottom w:val="nil"/>
          <w:right w:val="nil"/>
          <w:between w:val="nil"/>
        </w:pBdr>
        <w:spacing w:before="280" w:line="360" w:lineRule="auto"/>
        <w:ind w:left="1210"/>
        <w:jc w:val="left"/>
        <w:rPr>
          <w:rFonts w:eastAsia="Arial"/>
          <w:color w:val="000000"/>
        </w:rPr>
      </w:pPr>
      <w:r>
        <w:rPr>
          <w:rFonts w:eastAsia="Arial"/>
          <w:color w:val="000000"/>
        </w:rPr>
        <w:t>Segurança geral no local de trabalho</w:t>
      </w:r>
    </w:p>
    <w:p w14:paraId="3B053DF1"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Clima de segurança no trabalho</w:t>
      </w:r>
    </w:p>
    <w:p w14:paraId="53260C9C"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 ambiente de trabalho físico e discriminação </w:t>
      </w:r>
    </w:p>
    <w:p w14:paraId="75BE9024"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Assédio sexual relacionado ao trabalho e violência física relacionada ao trabalho</w:t>
      </w:r>
    </w:p>
    <w:p w14:paraId="67AF5DF2" w14:textId="2A524A60" w:rsidR="005D16AC" w:rsidRDefault="001B4CCF" w:rsidP="000F75A8">
      <w:pPr>
        <w:numPr>
          <w:ilvl w:val="0"/>
          <w:numId w:val="7"/>
        </w:numPr>
        <w:pBdr>
          <w:top w:val="nil"/>
          <w:left w:val="nil"/>
          <w:bottom w:val="nil"/>
          <w:right w:val="nil"/>
          <w:between w:val="nil"/>
        </w:pBdr>
        <w:spacing w:after="280" w:line="360" w:lineRule="auto"/>
        <w:ind w:left="1210"/>
        <w:jc w:val="left"/>
        <w:rPr>
          <w:rFonts w:eastAsia="Arial"/>
          <w:color w:val="000000"/>
        </w:rPr>
      </w:pPr>
      <w:r w:rsidRPr="00F917FD">
        <w:rPr>
          <w:rFonts w:eastAsia="Arial"/>
          <w:i/>
          <w:iCs/>
          <w:color w:val="000000"/>
        </w:rPr>
        <w:t>Bullying</w:t>
      </w:r>
      <w:r>
        <w:rPr>
          <w:rFonts w:eastAsia="Arial"/>
          <w:color w:val="000000"/>
        </w:rPr>
        <w:t xml:space="preserve"> relacionado ao trabalho </w:t>
      </w:r>
    </w:p>
    <w:p w14:paraId="31FC09CF" w14:textId="77777777" w:rsidR="005608D1" w:rsidRPr="000F75A8" w:rsidRDefault="005608D1" w:rsidP="005608D1">
      <w:pPr>
        <w:pBdr>
          <w:top w:val="nil"/>
          <w:left w:val="nil"/>
          <w:bottom w:val="nil"/>
          <w:right w:val="nil"/>
          <w:between w:val="nil"/>
        </w:pBdr>
        <w:spacing w:after="280" w:line="360" w:lineRule="auto"/>
        <w:ind w:left="1210"/>
        <w:jc w:val="left"/>
        <w:rPr>
          <w:rFonts w:eastAsia="Arial"/>
          <w:color w:val="000000"/>
        </w:rPr>
      </w:pPr>
    </w:p>
    <w:p w14:paraId="3AF34819" w14:textId="44BB7CCB" w:rsidR="001B4CCF" w:rsidRDefault="001B4CCF" w:rsidP="000F75A8">
      <w:pPr>
        <w:spacing w:before="280" w:after="280" w:line="360" w:lineRule="auto"/>
        <w:rPr>
          <w:rFonts w:eastAsia="Arial"/>
          <w:b/>
        </w:rPr>
      </w:pPr>
      <w:r>
        <w:rPr>
          <w:rFonts w:eastAsia="Arial"/>
          <w:b/>
        </w:rPr>
        <w:lastRenderedPageBreak/>
        <w:t xml:space="preserve">NIOSH </w:t>
      </w:r>
      <w:proofErr w:type="spellStart"/>
      <w:r>
        <w:rPr>
          <w:rFonts w:eastAsia="Arial"/>
          <w:b/>
        </w:rPr>
        <w:t>WellBQ</w:t>
      </w:r>
      <w:proofErr w:type="spellEnd"/>
      <w:r>
        <w:rPr>
          <w:rFonts w:eastAsia="Arial"/>
          <w:b/>
        </w:rPr>
        <w:t xml:space="preserve"> Seção 4. Estado de Saúde (23 itens) </w:t>
      </w:r>
    </w:p>
    <w:p w14:paraId="2221C2CC" w14:textId="50FEBFB5" w:rsidR="001B4CCF" w:rsidRDefault="001B4CCF" w:rsidP="00EE0525">
      <w:pPr>
        <w:numPr>
          <w:ilvl w:val="0"/>
          <w:numId w:val="4"/>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Saúde </w:t>
      </w:r>
      <w:r w:rsidR="001069B6">
        <w:rPr>
          <w:rFonts w:eastAsia="Arial"/>
          <w:color w:val="000000"/>
        </w:rPr>
        <w:t>g</w:t>
      </w:r>
      <w:r>
        <w:rPr>
          <w:rFonts w:eastAsia="Arial"/>
          <w:color w:val="000000"/>
        </w:rPr>
        <w:t>eral</w:t>
      </w:r>
    </w:p>
    <w:p w14:paraId="043ACC2D" w14:textId="70717F75"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f</w:t>
      </w:r>
      <w:r>
        <w:rPr>
          <w:rFonts w:eastAsia="Arial"/>
          <w:color w:val="000000"/>
        </w:rPr>
        <w:t xml:space="preserve">ísica </w:t>
      </w:r>
      <w:r w:rsidR="001069B6">
        <w:rPr>
          <w:rFonts w:eastAsia="Arial"/>
          <w:color w:val="000000"/>
        </w:rPr>
        <w:t>r</w:t>
      </w:r>
      <w:r>
        <w:rPr>
          <w:rFonts w:eastAsia="Arial"/>
          <w:color w:val="000000"/>
        </w:rPr>
        <w:t>uim</w:t>
      </w:r>
    </w:p>
    <w:p w14:paraId="5EB7997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Condições crônicas de saúde</w:t>
      </w:r>
    </w:p>
    <w:p w14:paraId="4486354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Insônia</w:t>
      </w:r>
    </w:p>
    <w:p w14:paraId="6BB6CB98" w14:textId="20A99690"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m</w:t>
      </w:r>
      <w:r>
        <w:rPr>
          <w:rFonts w:eastAsia="Arial"/>
          <w:color w:val="000000"/>
        </w:rPr>
        <w:t xml:space="preserve">ental </w:t>
      </w:r>
      <w:r w:rsidR="001069B6">
        <w:rPr>
          <w:rFonts w:eastAsia="Arial"/>
          <w:color w:val="000000"/>
        </w:rPr>
        <w:t>r</w:t>
      </w:r>
      <w:r>
        <w:rPr>
          <w:rFonts w:eastAsia="Arial"/>
          <w:color w:val="000000"/>
        </w:rPr>
        <w:t>uim</w:t>
      </w:r>
    </w:p>
    <w:p w14:paraId="5EAD6826"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Estresse geral</w:t>
      </w:r>
    </w:p>
    <w:p w14:paraId="3D81633B" w14:textId="511BDBE6"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Adoecimento </w:t>
      </w:r>
      <w:r w:rsidR="001069B6">
        <w:rPr>
          <w:rFonts w:eastAsia="Arial"/>
          <w:color w:val="000000"/>
        </w:rPr>
        <w:t>m</w:t>
      </w:r>
      <w:r>
        <w:rPr>
          <w:rFonts w:eastAsia="Arial"/>
          <w:color w:val="000000"/>
        </w:rPr>
        <w:t>ental</w:t>
      </w:r>
    </w:p>
    <w:p w14:paraId="27C897B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Atividade física</w:t>
      </w:r>
    </w:p>
    <w:p w14:paraId="557113AE"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Uso de tabaco</w:t>
      </w:r>
    </w:p>
    <w:p w14:paraId="6E0CEFFF"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Consumo de álcool</w:t>
      </w:r>
    </w:p>
    <w:p w14:paraId="015FF829"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Comportamento de risco ao beber</w:t>
      </w:r>
    </w:p>
    <w:p w14:paraId="59BFED5F" w14:textId="253F5B9C"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Dieta </w:t>
      </w:r>
      <w:r w:rsidR="001069B6">
        <w:rPr>
          <w:rFonts w:eastAsia="Arial"/>
          <w:color w:val="000000"/>
        </w:rPr>
        <w:t>s</w:t>
      </w:r>
      <w:r>
        <w:rPr>
          <w:rFonts w:eastAsia="Arial"/>
          <w:color w:val="000000"/>
        </w:rPr>
        <w:t>audável</w:t>
      </w:r>
    </w:p>
    <w:p w14:paraId="3302435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Horas de sono</w:t>
      </w:r>
    </w:p>
    <w:p w14:paraId="78DEEA4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Sonolência no trabalho</w:t>
      </w:r>
    </w:p>
    <w:p w14:paraId="1ACF699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Limitações cognitivas de funcionamento e limitações de trabalho</w:t>
      </w:r>
    </w:p>
    <w:p w14:paraId="221167D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Produtividade</w:t>
      </w:r>
    </w:p>
    <w:p w14:paraId="10C99B9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Lesão relacionada ao trabalho</w:t>
      </w:r>
    </w:p>
    <w:p w14:paraId="2162CCB2" w14:textId="77777777" w:rsidR="001B4CCF" w:rsidRDefault="001B4CCF" w:rsidP="00EE0525">
      <w:pPr>
        <w:numPr>
          <w:ilvl w:val="0"/>
          <w:numId w:val="4"/>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Consequência da lesão </w:t>
      </w:r>
    </w:p>
    <w:p w14:paraId="66537E29"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5. Casa, Comunidade e Sociedade (5 itens) </w:t>
      </w:r>
    </w:p>
    <w:p w14:paraId="2C1BDF42" w14:textId="2C3A1B65" w:rsidR="001B4CCF" w:rsidRDefault="001B4CCF" w:rsidP="00EE0525">
      <w:pPr>
        <w:numPr>
          <w:ilvl w:val="0"/>
          <w:numId w:val="6"/>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com a </w:t>
      </w:r>
      <w:r w:rsidR="001069B6">
        <w:rPr>
          <w:rFonts w:eastAsia="Arial"/>
          <w:color w:val="000000"/>
        </w:rPr>
        <w:t>v</w:t>
      </w:r>
      <w:r>
        <w:rPr>
          <w:rFonts w:eastAsia="Arial"/>
          <w:color w:val="000000"/>
        </w:rPr>
        <w:t>ida</w:t>
      </w:r>
    </w:p>
    <w:p w14:paraId="4450C430" w14:textId="4B8186C6" w:rsidR="001B4CCF" w:rsidRDefault="001B4CCF" w:rsidP="00EE0525">
      <w:pPr>
        <w:numPr>
          <w:ilvl w:val="0"/>
          <w:numId w:val="6"/>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Insegurança </w:t>
      </w:r>
      <w:r w:rsidR="001069B6">
        <w:rPr>
          <w:rFonts w:eastAsia="Arial"/>
          <w:color w:val="000000"/>
        </w:rPr>
        <w:t>f</w:t>
      </w:r>
      <w:r>
        <w:rPr>
          <w:rFonts w:eastAsia="Arial"/>
          <w:color w:val="000000"/>
        </w:rPr>
        <w:t>inanceira</w:t>
      </w:r>
    </w:p>
    <w:p w14:paraId="69833DC7" w14:textId="77777777" w:rsidR="001B4CCF" w:rsidRDefault="001B4CCF" w:rsidP="00EE0525">
      <w:pPr>
        <w:numPr>
          <w:ilvl w:val="0"/>
          <w:numId w:val="6"/>
        </w:numPr>
        <w:pBdr>
          <w:top w:val="nil"/>
          <w:left w:val="nil"/>
          <w:bottom w:val="nil"/>
          <w:right w:val="nil"/>
          <w:between w:val="nil"/>
        </w:pBdr>
        <w:spacing w:after="280" w:line="360" w:lineRule="auto"/>
        <w:ind w:left="1210"/>
        <w:jc w:val="left"/>
        <w:rPr>
          <w:rFonts w:eastAsia="Arial"/>
          <w:color w:val="000000"/>
        </w:rPr>
      </w:pPr>
      <w:r>
        <w:rPr>
          <w:rFonts w:eastAsia="Arial"/>
          <w:color w:val="000000"/>
        </w:rPr>
        <w:t>Apoio fora do trabalho e atividades fora do trabalho</w:t>
      </w:r>
    </w:p>
    <w:p w14:paraId="0406E2F3" w14:textId="4B8A1DA7" w:rsidR="00E5799F" w:rsidRDefault="00E5799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Foram </w:t>
      </w:r>
      <w:r w:rsidR="00B57234">
        <w:rPr>
          <w:rFonts w:eastAsia="Arial"/>
          <w:color w:val="383838"/>
        </w:rPr>
        <w:t>acrescidas</w:t>
      </w:r>
      <w:r>
        <w:rPr>
          <w:rFonts w:eastAsia="Arial"/>
          <w:color w:val="383838"/>
        </w:rPr>
        <w:t xml:space="preserve"> perguntas consideradas opcionais no questionário da NIOSH </w:t>
      </w:r>
      <w:proofErr w:type="spellStart"/>
      <w:r>
        <w:rPr>
          <w:rFonts w:eastAsia="Arial"/>
          <w:color w:val="383838"/>
        </w:rPr>
        <w:t>WellBQ</w:t>
      </w:r>
      <w:proofErr w:type="spellEnd"/>
      <w:r>
        <w:rPr>
          <w:rFonts w:eastAsia="Arial"/>
          <w:color w:val="383838"/>
        </w:rPr>
        <w:t xml:space="preserve">, voltadas ao </w:t>
      </w:r>
      <w:r w:rsidR="00EA2E9E">
        <w:rPr>
          <w:rFonts w:eastAsia="Arial"/>
          <w:color w:val="383838"/>
        </w:rPr>
        <w:t>perfil</w:t>
      </w:r>
      <w:r>
        <w:rPr>
          <w:rFonts w:eastAsia="Arial"/>
          <w:color w:val="383838"/>
        </w:rPr>
        <w:t xml:space="preserve"> do trabalhador, </w:t>
      </w:r>
      <w:r w:rsidRPr="00E5799F">
        <w:rPr>
          <w:rFonts w:eastAsia="Arial"/>
          <w:color w:val="383838"/>
        </w:rPr>
        <w:t>sobre seus atuais arranjos de trabalho, ocupação, e o setor industrial em que está trabalhando</w:t>
      </w:r>
      <w:r>
        <w:rPr>
          <w:rFonts w:eastAsia="Arial"/>
          <w:color w:val="383838"/>
        </w:rPr>
        <w:t xml:space="preserve">, além </w:t>
      </w:r>
      <w:r w:rsidR="00340787">
        <w:rPr>
          <w:rFonts w:eastAsia="Arial"/>
          <w:color w:val="383838"/>
        </w:rPr>
        <w:t>de informações básicas sobre o trabalhador, como idade, sexo</w:t>
      </w:r>
      <w:r w:rsidR="00B57234">
        <w:rPr>
          <w:rFonts w:eastAsia="Arial"/>
          <w:color w:val="383838"/>
        </w:rPr>
        <w:t xml:space="preserve"> e</w:t>
      </w:r>
      <w:r w:rsidR="00340787">
        <w:rPr>
          <w:rFonts w:eastAsia="Arial"/>
          <w:color w:val="383838"/>
        </w:rPr>
        <w:t xml:space="preserve"> nível </w:t>
      </w:r>
      <w:r w:rsidR="00740225">
        <w:rPr>
          <w:rFonts w:eastAsia="Arial"/>
          <w:color w:val="383838"/>
        </w:rPr>
        <w:t>de escolaridade</w:t>
      </w:r>
      <w:r w:rsidR="00B57234">
        <w:rPr>
          <w:rFonts w:eastAsia="Arial"/>
          <w:color w:val="383838"/>
        </w:rPr>
        <w:t xml:space="preserve">. </w:t>
      </w:r>
    </w:p>
    <w:p w14:paraId="59C21CEF" w14:textId="081D74C1" w:rsidR="00FC1B3C" w:rsidRDefault="00FC1B3C" w:rsidP="005D16AC">
      <w:pPr>
        <w:pBdr>
          <w:top w:val="nil"/>
          <w:left w:val="nil"/>
          <w:bottom w:val="nil"/>
          <w:right w:val="nil"/>
          <w:between w:val="nil"/>
        </w:pBdr>
        <w:spacing w:line="360" w:lineRule="auto"/>
        <w:ind w:firstLine="708"/>
        <w:rPr>
          <w:rFonts w:eastAsia="Arial"/>
          <w:color w:val="383838"/>
        </w:rPr>
      </w:pPr>
      <w:r>
        <w:rPr>
          <w:rFonts w:eastAsia="Arial"/>
          <w:color w:val="383838"/>
        </w:rPr>
        <w:t>Os valores médios e desvios do demográfico e frequências de respostas estão disponíveis na parte metodológic</w:t>
      </w:r>
      <w:r w:rsidR="00A507D5">
        <w:rPr>
          <w:rFonts w:eastAsia="Arial"/>
          <w:color w:val="383838"/>
        </w:rPr>
        <w:t>a,</w:t>
      </w:r>
      <w:r>
        <w:rPr>
          <w:rFonts w:eastAsia="Arial"/>
          <w:color w:val="383838"/>
        </w:rPr>
        <w:t xml:space="preserve"> descritos em código Python (arquivos </w:t>
      </w:r>
      <w:r w:rsidR="008650ED">
        <w:rPr>
          <w:rFonts w:eastAsia="Arial"/>
          <w:color w:val="383838"/>
        </w:rPr>
        <w:t>disponíveis no Apêndice</w:t>
      </w:r>
      <w:r>
        <w:rPr>
          <w:rFonts w:eastAsia="Arial"/>
          <w:color w:val="383838"/>
        </w:rPr>
        <w:t xml:space="preserve"> para a defesa deste TCC).</w:t>
      </w:r>
      <w:r w:rsidR="001B4CCF">
        <w:rPr>
          <w:rFonts w:eastAsia="Arial"/>
          <w:color w:val="383838"/>
        </w:rPr>
        <w:t xml:space="preserve"> </w:t>
      </w:r>
    </w:p>
    <w:p w14:paraId="3B981CF2" w14:textId="2D11283C" w:rsidR="005D16AC" w:rsidRDefault="005D16AC" w:rsidP="000F75A8">
      <w:pPr>
        <w:pBdr>
          <w:top w:val="nil"/>
          <w:left w:val="nil"/>
          <w:bottom w:val="nil"/>
          <w:right w:val="nil"/>
          <w:between w:val="nil"/>
        </w:pBdr>
        <w:spacing w:line="360" w:lineRule="auto"/>
        <w:rPr>
          <w:rFonts w:eastAsia="Arial"/>
          <w:color w:val="383838"/>
        </w:rPr>
      </w:pPr>
    </w:p>
    <w:p w14:paraId="06415E11" w14:textId="14C2649B" w:rsidR="005608D1" w:rsidRDefault="005608D1" w:rsidP="000F75A8">
      <w:pPr>
        <w:pBdr>
          <w:top w:val="nil"/>
          <w:left w:val="nil"/>
          <w:bottom w:val="nil"/>
          <w:right w:val="nil"/>
          <w:between w:val="nil"/>
        </w:pBdr>
        <w:spacing w:line="360" w:lineRule="auto"/>
        <w:rPr>
          <w:rFonts w:eastAsia="Arial"/>
          <w:color w:val="383838"/>
        </w:rPr>
      </w:pPr>
    </w:p>
    <w:p w14:paraId="009A4B28" w14:textId="77777777" w:rsidR="005608D1" w:rsidRDefault="005608D1" w:rsidP="000F75A8">
      <w:pPr>
        <w:pBdr>
          <w:top w:val="nil"/>
          <w:left w:val="nil"/>
          <w:bottom w:val="nil"/>
          <w:right w:val="nil"/>
          <w:between w:val="nil"/>
        </w:pBdr>
        <w:spacing w:line="360" w:lineRule="auto"/>
        <w:rPr>
          <w:rFonts w:eastAsia="Arial"/>
          <w:color w:val="383838"/>
        </w:rPr>
      </w:pPr>
    </w:p>
    <w:p w14:paraId="04214DB1" w14:textId="115A93EB" w:rsidR="00B57234" w:rsidRDefault="00DC12A3" w:rsidP="00EE0525">
      <w:pPr>
        <w:spacing w:line="360" w:lineRule="auto"/>
        <w:rPr>
          <w:rFonts w:eastAsia="Arial"/>
          <w:b/>
        </w:rPr>
      </w:pPr>
      <w:r>
        <w:rPr>
          <w:rFonts w:eastAsia="Arial"/>
          <w:b/>
        </w:rPr>
        <w:lastRenderedPageBreak/>
        <w:t>Descrição Metodológica</w:t>
      </w:r>
    </w:p>
    <w:p w14:paraId="5AE94F26" w14:textId="77777777" w:rsidR="00B57234" w:rsidRDefault="00B57234" w:rsidP="00627E9C">
      <w:pPr>
        <w:spacing w:line="360" w:lineRule="auto"/>
        <w:ind w:firstLine="709"/>
        <w:rPr>
          <w:rFonts w:eastAsia="Arial"/>
          <w:b/>
        </w:rPr>
      </w:pPr>
    </w:p>
    <w:p w14:paraId="214A3683" w14:textId="3CD1F2A4" w:rsidR="00DC12A3" w:rsidRDefault="00DC12A3" w:rsidP="00627E9C">
      <w:pPr>
        <w:spacing w:line="360" w:lineRule="auto"/>
        <w:ind w:firstLine="709"/>
        <w:rPr>
          <w:rFonts w:eastAsia="Arial"/>
          <w:color w:val="383838"/>
        </w:rPr>
      </w:pPr>
      <w:r>
        <w:rPr>
          <w:rFonts w:eastAsia="Arial"/>
          <w:color w:val="383838"/>
        </w:rPr>
        <w:t>Nesta subseção</w:t>
      </w:r>
      <w:r w:rsidR="002C164F">
        <w:rPr>
          <w:rFonts w:eastAsia="Arial"/>
          <w:color w:val="383838"/>
        </w:rPr>
        <w:t>,</w:t>
      </w:r>
      <w:r>
        <w:rPr>
          <w:rFonts w:eastAsia="Arial"/>
          <w:color w:val="383838"/>
        </w:rPr>
        <w:t xml:space="preserve"> é descrita a metodologia </w:t>
      </w:r>
      <w:r w:rsidR="004C7E46">
        <w:rPr>
          <w:rFonts w:eastAsia="Arial"/>
          <w:color w:val="383838"/>
        </w:rPr>
        <w:t>empregada</w:t>
      </w:r>
      <w:r>
        <w:rPr>
          <w:rFonts w:eastAsia="Arial"/>
          <w:color w:val="383838"/>
        </w:rPr>
        <w:t xml:space="preserve"> em detalhes: linguagem de programação utilizada, criação dos dados sintéticos, algoritmos utilizados, metodologia de inferência estatística, tratamento de dados, tratamento de outliers, criação de tabelas e artefatos</w:t>
      </w:r>
      <w:r w:rsidR="001F43FF">
        <w:rPr>
          <w:rFonts w:eastAsia="Arial"/>
          <w:color w:val="383838"/>
        </w:rPr>
        <w:t>, criação de gráficos e análises de dados.</w:t>
      </w:r>
    </w:p>
    <w:p w14:paraId="5193004D" w14:textId="6D14B7E6" w:rsidR="00157916" w:rsidRDefault="001F43FF" w:rsidP="00627E9C">
      <w:pPr>
        <w:spacing w:line="360" w:lineRule="auto"/>
        <w:ind w:firstLine="709"/>
        <w:rPr>
          <w:rFonts w:eastAsia="Arial"/>
          <w:color w:val="383838"/>
        </w:rPr>
      </w:pPr>
      <w:r>
        <w:rPr>
          <w:rFonts w:eastAsia="Arial"/>
          <w:color w:val="383838"/>
        </w:rPr>
        <w:t xml:space="preserve">Foi utilizada a linguagem Python </w:t>
      </w:r>
      <w:r w:rsidR="002C164F">
        <w:rPr>
          <w:rFonts w:eastAsia="Arial"/>
          <w:color w:val="383838"/>
        </w:rPr>
        <w:t xml:space="preserve">nos </w:t>
      </w:r>
      <w:r>
        <w:rPr>
          <w:rFonts w:eastAsia="Arial"/>
          <w:color w:val="383838"/>
        </w:rPr>
        <w:t xml:space="preserve">scripts utilizados na criação das tabelas de análise e dos dados sintéticos </w:t>
      </w:r>
      <w:r w:rsidR="002C164F">
        <w:rPr>
          <w:rFonts w:eastAsia="Arial"/>
          <w:color w:val="383838"/>
        </w:rPr>
        <w:t>d</w:t>
      </w:r>
      <w:r>
        <w:rPr>
          <w:rFonts w:eastAsia="Arial"/>
          <w:color w:val="383838"/>
        </w:rPr>
        <w:t>este trabalho. Para a criação dos dados sintéticos</w:t>
      </w:r>
      <w:r w:rsidR="00853AD0">
        <w:rPr>
          <w:rFonts w:eastAsia="Arial"/>
          <w:color w:val="383838"/>
        </w:rPr>
        <w:t>,</w:t>
      </w:r>
      <w:r>
        <w:rPr>
          <w:rFonts w:eastAsia="Arial"/>
          <w:color w:val="383838"/>
        </w:rPr>
        <w:t xml:space="preserve"> foi utilizado como base estudo realizado em uma empresa brasileira com efetivo aproximado de 3.500 trabalhadores, tendo </w:t>
      </w:r>
      <w:r w:rsidR="00157916">
        <w:rPr>
          <w:rFonts w:eastAsia="Arial"/>
          <w:color w:val="383838"/>
        </w:rPr>
        <w:t>sido conside</w:t>
      </w:r>
      <w:r w:rsidR="00E24154">
        <w:rPr>
          <w:rFonts w:eastAsia="Arial"/>
          <w:color w:val="383838"/>
        </w:rPr>
        <w:t>rados</w:t>
      </w:r>
      <w:r w:rsidR="00157916">
        <w:rPr>
          <w:rFonts w:eastAsia="Arial"/>
          <w:color w:val="383838"/>
        </w:rPr>
        <w:t xml:space="preserve"> 2.530 respondentes</w:t>
      </w:r>
      <w:r>
        <w:rPr>
          <w:rFonts w:eastAsia="Arial"/>
          <w:color w:val="383838"/>
        </w:rPr>
        <w:t xml:space="preserve"> (o nome da empresa </w:t>
      </w:r>
      <w:r w:rsidR="002B5740">
        <w:rPr>
          <w:rFonts w:eastAsia="Arial"/>
          <w:color w:val="383838"/>
        </w:rPr>
        <w:t>foi</w:t>
      </w:r>
      <w:r>
        <w:rPr>
          <w:rFonts w:eastAsia="Arial"/>
          <w:color w:val="383838"/>
        </w:rPr>
        <w:t xml:space="preserve"> omitido aqui por obediência a LGPD). </w:t>
      </w:r>
    </w:p>
    <w:p w14:paraId="4AD83B27" w14:textId="775CE5A8" w:rsidR="001F43FF" w:rsidRDefault="001F43FF" w:rsidP="00627E9C">
      <w:pPr>
        <w:spacing w:line="360" w:lineRule="auto"/>
        <w:ind w:firstLine="709"/>
        <w:rPr>
          <w:rFonts w:eastAsia="Arial"/>
          <w:color w:val="383838"/>
        </w:rPr>
      </w:pPr>
      <w:r>
        <w:rPr>
          <w:rFonts w:eastAsia="Arial"/>
          <w:color w:val="383838"/>
        </w:rPr>
        <w:t>Para a geração dos dados demográficos fo</w:t>
      </w:r>
      <w:r w:rsidR="00157916">
        <w:rPr>
          <w:rFonts w:eastAsia="Arial"/>
          <w:color w:val="383838"/>
        </w:rPr>
        <w:t>ram</w:t>
      </w:r>
      <w:r>
        <w:rPr>
          <w:rFonts w:eastAsia="Arial"/>
          <w:color w:val="383838"/>
        </w:rPr>
        <w:t xml:space="preserve"> utilizad</w:t>
      </w:r>
      <w:r w:rsidR="00157916">
        <w:rPr>
          <w:rFonts w:eastAsia="Arial"/>
          <w:color w:val="383838"/>
        </w:rPr>
        <w:t>a</w:t>
      </w:r>
      <w:r>
        <w:rPr>
          <w:rFonts w:eastAsia="Arial"/>
          <w:color w:val="383838"/>
        </w:rPr>
        <w:t>s as frequências observadas da população avaliada na empresa, por exemplo</w:t>
      </w:r>
      <w:r w:rsidR="00E24154">
        <w:rPr>
          <w:rFonts w:eastAsia="Arial"/>
          <w:color w:val="383838"/>
        </w:rPr>
        <w:t>,</w:t>
      </w:r>
      <w:r>
        <w:rPr>
          <w:rFonts w:eastAsia="Arial"/>
          <w:color w:val="383838"/>
        </w:rPr>
        <w:t xml:space="preserve"> quantidade relativa de pessoas do sexo masculino, feminino, respondentes que se identificavam com outros gêneros, faixa de idade, tempo de empresa, cargos e funções</w:t>
      </w:r>
      <w:r w:rsidR="00157916">
        <w:rPr>
          <w:rFonts w:eastAsia="Arial"/>
          <w:color w:val="383838"/>
        </w:rPr>
        <w:t xml:space="preserve">, entre outras características demográficas. Foi construído script em Python utilizando a biblioteca Pandas para gerar os dados com as mesmas distribuições estatísticas. Foi considerada distribuição normal com média e desvio padrão observados da população avaliada em estudo. Os dados sintéticos foram preenchidos sendo considerados como variáveis aleatórias independentes. O script Python criado consta </w:t>
      </w:r>
      <w:r w:rsidR="007C380E">
        <w:rPr>
          <w:rFonts w:eastAsia="Arial"/>
          <w:color w:val="383838"/>
        </w:rPr>
        <w:t>disponível em link no Apêndice</w:t>
      </w:r>
      <w:r w:rsidR="00E24154">
        <w:rPr>
          <w:rFonts w:eastAsia="Arial"/>
          <w:color w:val="383838"/>
        </w:rPr>
        <w:t xml:space="preserve"> </w:t>
      </w:r>
      <w:r w:rsidR="007C380E">
        <w:rPr>
          <w:rFonts w:eastAsia="Arial"/>
          <w:color w:val="383838"/>
        </w:rPr>
        <w:t>d</w:t>
      </w:r>
      <w:r w:rsidR="00E24154">
        <w:rPr>
          <w:rFonts w:eastAsia="Arial"/>
          <w:color w:val="383838"/>
        </w:rPr>
        <w:t>este trabalho</w:t>
      </w:r>
      <w:r w:rsidR="00157916">
        <w:rPr>
          <w:rFonts w:eastAsia="Arial"/>
          <w:color w:val="383838"/>
        </w:rPr>
        <w:t xml:space="preserve"> (em formato de notebook </w:t>
      </w:r>
      <w:proofErr w:type="spellStart"/>
      <w:r w:rsidR="00157916">
        <w:rPr>
          <w:rFonts w:eastAsia="Arial"/>
          <w:color w:val="383838"/>
        </w:rPr>
        <w:t>Jupyter</w:t>
      </w:r>
      <w:proofErr w:type="spellEnd"/>
      <w:r w:rsidR="00157916">
        <w:rPr>
          <w:rFonts w:eastAsia="Arial"/>
          <w:color w:val="383838"/>
        </w:rPr>
        <w:t>)</w:t>
      </w:r>
      <w:r w:rsidR="00E24154">
        <w:rPr>
          <w:rFonts w:eastAsia="Arial"/>
          <w:color w:val="383838"/>
        </w:rPr>
        <w:t xml:space="preserve">, </w:t>
      </w:r>
      <w:r w:rsidR="00157916">
        <w:rPr>
          <w:rFonts w:eastAsia="Arial"/>
          <w:color w:val="383838"/>
        </w:rPr>
        <w:t>como um dos artefatos apresentados como evidência para a conclusão do curso.</w:t>
      </w:r>
      <w:r w:rsidR="00AC754B">
        <w:rPr>
          <w:rFonts w:eastAsia="Arial"/>
          <w:color w:val="383838"/>
        </w:rPr>
        <w:t xml:space="preserve"> As probabilidades geradoras dos dados demográficos se encontram em uma aba de um arquivo Excel anexo neste trabalho (A</w:t>
      </w:r>
      <w:r w:rsidR="007C380E">
        <w:rPr>
          <w:rFonts w:eastAsia="Arial"/>
          <w:color w:val="383838"/>
        </w:rPr>
        <w:t>pêndice</w:t>
      </w:r>
      <w:r w:rsidR="00AC754B">
        <w:rPr>
          <w:rFonts w:eastAsia="Arial"/>
          <w:color w:val="383838"/>
        </w:rPr>
        <w:t xml:space="preserve">: </w:t>
      </w:r>
      <w:r w:rsidR="00AC754B" w:rsidRPr="00AC754B">
        <w:rPr>
          <w:rFonts w:eastAsia="Arial"/>
          <w:color w:val="383838"/>
        </w:rPr>
        <w:t>probabilidades_deparas</w:t>
      </w:r>
      <w:r w:rsidR="00AC754B">
        <w:rPr>
          <w:rFonts w:eastAsia="Arial"/>
          <w:color w:val="383838"/>
        </w:rPr>
        <w:t xml:space="preserve">.xlsx). </w:t>
      </w:r>
    </w:p>
    <w:p w14:paraId="5603994E" w14:textId="41E35458" w:rsidR="0040561E" w:rsidRDefault="00157916" w:rsidP="00627E9C">
      <w:pPr>
        <w:spacing w:line="360" w:lineRule="auto"/>
        <w:ind w:firstLine="709"/>
        <w:rPr>
          <w:rFonts w:eastAsia="Arial"/>
          <w:color w:val="383838"/>
        </w:rPr>
      </w:pPr>
      <w:r>
        <w:rPr>
          <w:rFonts w:eastAsia="Arial"/>
          <w:color w:val="383838"/>
        </w:rPr>
        <w:t>Para a geração das respostas às questões do questionário NIOSH foram utilizadas como base as respostas avaliadas no estudo da empresa mencionada</w:t>
      </w:r>
      <w:r w:rsidR="00AC754B">
        <w:rPr>
          <w:rFonts w:eastAsia="Arial"/>
          <w:color w:val="383838"/>
        </w:rPr>
        <w:t>. Da mesma forma que</w:t>
      </w:r>
      <w:r w:rsidR="00E24154">
        <w:rPr>
          <w:rFonts w:eastAsia="Arial"/>
          <w:color w:val="383838"/>
        </w:rPr>
        <w:t>,</w:t>
      </w:r>
      <w:r w:rsidR="00AC754B">
        <w:rPr>
          <w:rFonts w:eastAsia="Arial"/>
          <w:color w:val="383838"/>
        </w:rPr>
        <w:t xml:space="preserve"> para a geração dos dados demográficos</w:t>
      </w:r>
      <w:r w:rsidR="00E24154">
        <w:rPr>
          <w:rFonts w:eastAsia="Arial"/>
          <w:color w:val="383838"/>
        </w:rPr>
        <w:t>,</w:t>
      </w:r>
      <w:r w:rsidR="00AC754B">
        <w:rPr>
          <w:rFonts w:eastAsia="Arial"/>
          <w:color w:val="383838"/>
        </w:rPr>
        <w:t xml:space="preserve"> foram utilizadas as frequências observadas nas respostas de cada item de cada questão para cada trabalhador que respondeu o questionário. Foi utilizada, também, a biblioteca Pandas considerando as respostas como variáveis aleatórias independentes. </w:t>
      </w:r>
      <w:r w:rsidR="0040561E">
        <w:rPr>
          <w:rFonts w:eastAsia="Arial"/>
          <w:color w:val="383838"/>
        </w:rPr>
        <w:t>As probabilidades geradoras das respostas ao questionário se encontram em uma aba de um arquivo Excel anexo neste trabalho (A</w:t>
      </w:r>
      <w:r w:rsidR="007C380E">
        <w:rPr>
          <w:rFonts w:eastAsia="Arial"/>
          <w:color w:val="383838"/>
        </w:rPr>
        <w:t>pêndice</w:t>
      </w:r>
      <w:r w:rsidR="0040561E">
        <w:rPr>
          <w:rFonts w:eastAsia="Arial"/>
          <w:color w:val="383838"/>
        </w:rPr>
        <w:t xml:space="preserve">: </w:t>
      </w:r>
      <w:r w:rsidR="0040561E" w:rsidRPr="00AC754B">
        <w:rPr>
          <w:rFonts w:eastAsia="Arial"/>
          <w:color w:val="383838"/>
        </w:rPr>
        <w:t>probabilidades_deparas</w:t>
      </w:r>
      <w:r w:rsidR="0040561E">
        <w:rPr>
          <w:rFonts w:eastAsia="Arial"/>
          <w:color w:val="383838"/>
        </w:rPr>
        <w:t xml:space="preserve">.xlsx). </w:t>
      </w:r>
    </w:p>
    <w:p w14:paraId="0CA7857F" w14:textId="44732130" w:rsidR="0040561E" w:rsidRDefault="0040561E" w:rsidP="00627E9C">
      <w:pPr>
        <w:spacing w:line="360" w:lineRule="auto"/>
        <w:ind w:firstLine="709"/>
        <w:rPr>
          <w:rFonts w:eastAsia="Arial"/>
          <w:color w:val="383838"/>
        </w:rPr>
      </w:pPr>
      <w:r>
        <w:rPr>
          <w:rFonts w:eastAsia="Arial"/>
          <w:color w:val="383838"/>
        </w:rPr>
        <w:t xml:space="preserve">Foi realizado o tratamento de </w:t>
      </w:r>
      <w:r w:rsidRPr="00E24154">
        <w:rPr>
          <w:rFonts w:eastAsia="Arial"/>
          <w:i/>
          <w:iCs/>
          <w:color w:val="383838"/>
        </w:rPr>
        <w:t>outliers</w:t>
      </w:r>
      <w:r>
        <w:rPr>
          <w:rFonts w:eastAsia="Arial"/>
          <w:color w:val="383838"/>
        </w:rPr>
        <w:t xml:space="preserve"> para evitar respostas que fossem inconsistentes em grande frequência, por exemplo, homens héteros brancos adultos na faixa etária de 30 </w:t>
      </w:r>
      <w:r w:rsidR="00B57234">
        <w:rPr>
          <w:rFonts w:eastAsia="Arial"/>
          <w:color w:val="383838"/>
        </w:rPr>
        <w:t>a</w:t>
      </w:r>
      <w:r>
        <w:rPr>
          <w:rFonts w:eastAsia="Arial"/>
          <w:color w:val="383838"/>
        </w:rPr>
        <w:t xml:space="preserve"> 45 anos que considerem sofrer preconceito racial, de gênero, idade e que tenham sofrido assédio sexual. Respostas neste formato foram eliminadas da geração dos dados sintéticos em 90% dos dados gerados. Para </w:t>
      </w:r>
      <w:r w:rsidR="00E24154">
        <w:rPr>
          <w:rFonts w:eastAsia="Arial"/>
          <w:color w:val="383838"/>
        </w:rPr>
        <w:t>preservar</w:t>
      </w:r>
      <w:r>
        <w:rPr>
          <w:rFonts w:eastAsia="Arial"/>
          <w:color w:val="383838"/>
        </w:rPr>
        <w:t xml:space="preserve"> um mínimo de aleatoriedade nos dados </w:t>
      </w:r>
      <w:r>
        <w:rPr>
          <w:rFonts w:eastAsia="Arial"/>
          <w:color w:val="383838"/>
        </w:rPr>
        <w:lastRenderedPageBreak/>
        <w:t xml:space="preserve">sintéticos, </w:t>
      </w:r>
      <w:r w:rsidR="002C164F">
        <w:rPr>
          <w:rFonts w:eastAsia="Arial"/>
          <w:color w:val="383838"/>
        </w:rPr>
        <w:t>fo</w:t>
      </w:r>
      <w:r w:rsidR="00E24154">
        <w:rPr>
          <w:rFonts w:eastAsia="Arial"/>
          <w:color w:val="383838"/>
        </w:rPr>
        <w:t>ram</w:t>
      </w:r>
      <w:r w:rsidR="002C164F">
        <w:rPr>
          <w:rFonts w:eastAsia="Arial"/>
          <w:color w:val="383838"/>
        </w:rPr>
        <w:t xml:space="preserve"> </w:t>
      </w:r>
      <w:r w:rsidR="00E24154">
        <w:rPr>
          <w:rFonts w:eastAsia="Arial"/>
          <w:color w:val="383838"/>
        </w:rPr>
        <w:t>considerados</w:t>
      </w:r>
      <w:r>
        <w:rPr>
          <w:rFonts w:eastAsia="Arial"/>
          <w:color w:val="383838"/>
        </w:rPr>
        <w:t xml:space="preserve"> 10% dos dados sem </w:t>
      </w:r>
      <w:r w:rsidR="002C164F">
        <w:rPr>
          <w:rFonts w:eastAsia="Arial"/>
          <w:color w:val="383838"/>
        </w:rPr>
        <w:t xml:space="preserve">serem </w:t>
      </w:r>
      <w:r>
        <w:rPr>
          <w:rFonts w:eastAsia="Arial"/>
          <w:color w:val="383838"/>
        </w:rPr>
        <w:t>retiradas as respostas inconsistentes mencionadas.</w:t>
      </w:r>
    </w:p>
    <w:p w14:paraId="639EAEEE" w14:textId="2627AC45" w:rsidR="00694220" w:rsidRDefault="00694220" w:rsidP="00627E9C">
      <w:pPr>
        <w:spacing w:line="360" w:lineRule="auto"/>
        <w:ind w:firstLine="709"/>
        <w:rPr>
          <w:rFonts w:eastAsia="Arial"/>
          <w:color w:val="383838"/>
        </w:rPr>
      </w:pPr>
      <w:r>
        <w:rPr>
          <w:rFonts w:eastAsia="Arial"/>
          <w:color w:val="383838"/>
        </w:rPr>
        <w:t xml:space="preserve">As variáveis geradas para este estudo </w:t>
      </w:r>
      <w:r w:rsidR="002B5740">
        <w:rPr>
          <w:rFonts w:eastAsia="Arial"/>
          <w:color w:val="383838"/>
        </w:rPr>
        <w:t>foram</w:t>
      </w:r>
      <w:r>
        <w:rPr>
          <w:rFonts w:eastAsia="Arial"/>
          <w:color w:val="383838"/>
        </w:rPr>
        <w:t xml:space="preserve"> categóricas, ou seja, cada questão a ser respondida </w:t>
      </w:r>
      <w:r w:rsidR="002B5740">
        <w:rPr>
          <w:rFonts w:eastAsia="Arial"/>
          <w:color w:val="383838"/>
        </w:rPr>
        <w:t>é</w:t>
      </w:r>
      <w:r>
        <w:rPr>
          <w:rFonts w:eastAsia="Arial"/>
          <w:color w:val="383838"/>
        </w:rPr>
        <w:t xml:space="preserve"> de múltipla escolha. Para o cálculo das correlações entre as respostas foi utilizada a biblioteca </w:t>
      </w:r>
      <w:proofErr w:type="spellStart"/>
      <w:r>
        <w:rPr>
          <w:rFonts w:eastAsia="Arial"/>
          <w:color w:val="383838"/>
        </w:rPr>
        <w:t>Dython</w:t>
      </w:r>
      <w:proofErr w:type="spellEnd"/>
      <w:r w:rsidR="002B5740">
        <w:rPr>
          <w:rFonts w:eastAsia="Arial"/>
          <w:color w:val="383838"/>
        </w:rPr>
        <w:t xml:space="preserve"> (2022) </w:t>
      </w:r>
      <w:r>
        <w:rPr>
          <w:rFonts w:eastAsia="Arial"/>
          <w:color w:val="383838"/>
        </w:rPr>
        <w:t>d</w:t>
      </w:r>
      <w:r w:rsidR="00062A32">
        <w:rPr>
          <w:rFonts w:eastAsia="Arial"/>
          <w:color w:val="383838"/>
        </w:rPr>
        <w:t>a linguagem</w:t>
      </w:r>
      <w:r>
        <w:rPr>
          <w:rFonts w:eastAsia="Arial"/>
          <w:color w:val="383838"/>
        </w:rPr>
        <w:t xml:space="preserve"> Python</w:t>
      </w:r>
      <w:r w:rsidR="002B5740">
        <w:rPr>
          <w:rFonts w:eastAsia="Arial"/>
          <w:color w:val="383838"/>
        </w:rPr>
        <w:t xml:space="preserve"> </w:t>
      </w:r>
      <w:r w:rsidR="00062A32">
        <w:rPr>
          <w:rFonts w:eastAsia="Arial"/>
          <w:color w:val="383838"/>
        </w:rPr>
        <w:t>utilizando o método</w:t>
      </w:r>
      <w:r w:rsidR="002C164F">
        <w:rPr>
          <w:rFonts w:eastAsia="Arial"/>
          <w:color w:val="383838"/>
        </w:rPr>
        <w:t xml:space="preserve"> </w:t>
      </w:r>
      <w:r w:rsidR="00062A32">
        <w:rPr>
          <w:rFonts w:eastAsia="Arial"/>
          <w:color w:val="383838"/>
        </w:rPr>
        <w:t xml:space="preserve"> </w:t>
      </w:r>
      <w:proofErr w:type="spellStart"/>
      <w:r w:rsidR="00062A32" w:rsidRPr="00062A32">
        <w:rPr>
          <w:rFonts w:eastAsia="Arial"/>
          <w:b/>
          <w:bCs/>
          <w:i/>
          <w:iCs/>
          <w:color w:val="383838"/>
        </w:rPr>
        <w:t>associations</w:t>
      </w:r>
      <w:proofErr w:type="spellEnd"/>
      <w:r w:rsidR="00062A32">
        <w:rPr>
          <w:rFonts w:eastAsia="Arial"/>
          <w:color w:val="383838"/>
        </w:rPr>
        <w:t xml:space="preserve"> </w:t>
      </w:r>
      <w:r w:rsidR="002C164F">
        <w:rPr>
          <w:rFonts w:eastAsia="Arial"/>
          <w:color w:val="383838"/>
        </w:rPr>
        <w:t xml:space="preserve">(referente à programação orientada a objeto, é um método de uma classe) e </w:t>
      </w:r>
      <w:r w:rsidR="00062A32">
        <w:rPr>
          <w:rFonts w:eastAsia="Arial"/>
          <w:color w:val="383838"/>
        </w:rPr>
        <w:t xml:space="preserve">o método de </w:t>
      </w:r>
      <w:proofErr w:type="spellStart"/>
      <w:r w:rsidR="00062A32">
        <w:rPr>
          <w:rFonts w:eastAsia="Arial"/>
          <w:color w:val="383838"/>
        </w:rPr>
        <w:t>Cramer</w:t>
      </w:r>
      <w:proofErr w:type="spellEnd"/>
      <w:r w:rsidR="00062A32">
        <w:rPr>
          <w:rFonts w:eastAsia="Arial"/>
          <w:color w:val="383838"/>
        </w:rPr>
        <w:t xml:space="preserve"> V</w:t>
      </w:r>
      <w:r w:rsidR="002C164F">
        <w:rPr>
          <w:rFonts w:eastAsia="Arial"/>
          <w:color w:val="383838"/>
        </w:rPr>
        <w:t xml:space="preserve"> (referente à uma metodologia de cálculo estatístico para cálculo de correlações)</w:t>
      </w:r>
      <w:r w:rsidR="00062A32">
        <w:rPr>
          <w:rFonts w:eastAsia="Arial"/>
          <w:color w:val="383838"/>
        </w:rPr>
        <w:t xml:space="preserve"> para cálculo da correlação policórica entre variáveis categóricas, apresentadas como um dos principais artefatos deste estudo, recriando o principal objeto de estudo e conclusão do artigo original que apresentou a metodologia do questionário NIOSH.</w:t>
      </w:r>
    </w:p>
    <w:p w14:paraId="614B8CE5" w14:textId="77777777" w:rsidR="00DC12A3" w:rsidRDefault="00DC12A3" w:rsidP="00627E9C">
      <w:pPr>
        <w:spacing w:line="360" w:lineRule="auto"/>
        <w:rPr>
          <w:color w:val="000000"/>
        </w:rPr>
      </w:pPr>
    </w:p>
    <w:p w14:paraId="62569BBF" w14:textId="4083A16F" w:rsidR="000A46BE" w:rsidRDefault="00C34ED3" w:rsidP="00627E9C">
      <w:pPr>
        <w:pStyle w:val="PargrafodaLista"/>
        <w:spacing w:line="360" w:lineRule="auto"/>
        <w:ind w:left="0"/>
        <w:jc w:val="left"/>
        <w:rPr>
          <w:b/>
        </w:rPr>
      </w:pPr>
      <w:r>
        <w:rPr>
          <w:b/>
        </w:rPr>
        <w:t xml:space="preserve">Resultados </w:t>
      </w:r>
      <w:r w:rsidR="008230EC">
        <w:rPr>
          <w:b/>
        </w:rPr>
        <w:t>e Discussão</w:t>
      </w:r>
    </w:p>
    <w:p w14:paraId="2FA1D4E4" w14:textId="77777777" w:rsidR="000A46BE" w:rsidRPr="009629EB" w:rsidRDefault="000A46BE" w:rsidP="00627E9C">
      <w:pPr>
        <w:pStyle w:val="PargrafodaLista"/>
        <w:spacing w:line="360" w:lineRule="auto"/>
        <w:ind w:left="0"/>
        <w:jc w:val="left"/>
        <w:rPr>
          <w:b/>
        </w:rPr>
      </w:pPr>
    </w:p>
    <w:p w14:paraId="59C7BF97" w14:textId="03BBA52E" w:rsidR="0089638E" w:rsidRDefault="00C51325" w:rsidP="00627E9C">
      <w:pPr>
        <w:pStyle w:val="PargrafodaLista"/>
        <w:spacing w:line="360" w:lineRule="auto"/>
        <w:ind w:left="0" w:firstLine="709"/>
      </w:pPr>
      <w:r>
        <w:t xml:space="preserve">Como resultados, foi verificado que os dados sintéticos produzidos por técnicas de inferência estatística em código </w:t>
      </w:r>
      <w:r w:rsidR="00283739">
        <w:t>P</w:t>
      </w:r>
      <w:r>
        <w:t>ython condizem com o estudo original</w:t>
      </w:r>
      <w:r w:rsidR="009A5DF7">
        <w:t xml:space="preserve"> realizado em uma empresa</w:t>
      </w:r>
      <w:r w:rsidR="002B5740">
        <w:t xml:space="preserve"> brasileira</w:t>
      </w:r>
      <w:r w:rsidR="009A5DF7">
        <w:t xml:space="preserve">, cujo nome foi mantido em sigilo em </w:t>
      </w:r>
      <w:proofErr w:type="spellStart"/>
      <w:r w:rsidR="009A5DF7" w:rsidRPr="00EA2E9E">
        <w:rPr>
          <w:i/>
          <w:iCs/>
        </w:rPr>
        <w:t>compliance</w:t>
      </w:r>
      <w:proofErr w:type="spellEnd"/>
      <w:r w:rsidR="009A5DF7" w:rsidRPr="00EA2E9E">
        <w:rPr>
          <w:i/>
          <w:iCs/>
        </w:rPr>
        <w:t xml:space="preserve"> </w:t>
      </w:r>
      <w:r w:rsidR="009A5DF7">
        <w:t xml:space="preserve">com a LGPD. O arquivo contendo os dados sintéticos se encontra em anexo na seção </w:t>
      </w:r>
      <w:r w:rsidR="007C380E">
        <w:t>A</w:t>
      </w:r>
      <w:r w:rsidR="009A5DF7">
        <w:t>pêndice deste documento.</w:t>
      </w:r>
      <w:r w:rsidR="00A507D5">
        <w:t xml:space="preserve"> Foi também realizada análise exploratória dos dados sintéticos com criação de painéis de resultados, e feita a comparação com resultados obtidos no estudo original que resultou no questionário </w:t>
      </w:r>
      <w:proofErr w:type="spellStart"/>
      <w:r w:rsidR="00A507D5">
        <w:t>WellBQ</w:t>
      </w:r>
      <w:proofErr w:type="spellEnd"/>
      <w:r w:rsidR="00A507D5">
        <w:t xml:space="preserve">, </w:t>
      </w:r>
      <w:r w:rsidR="00586ED8">
        <w:t>conforme exemplificado na Figura 1</w:t>
      </w:r>
      <w:r w:rsidR="005C62DC">
        <w:t>.</w:t>
      </w:r>
    </w:p>
    <w:p w14:paraId="07DF8B9C" w14:textId="25FB94CC" w:rsidR="00A507D5" w:rsidRDefault="00A507D5" w:rsidP="00627E9C">
      <w:pPr>
        <w:pStyle w:val="PargrafodaLista"/>
        <w:spacing w:line="360" w:lineRule="auto"/>
        <w:ind w:left="0" w:firstLine="709"/>
      </w:pPr>
    </w:p>
    <w:p w14:paraId="0B7F7A47" w14:textId="77777777" w:rsidR="00A507D5" w:rsidRDefault="00A507D5" w:rsidP="00EE0525">
      <w:pPr>
        <w:pStyle w:val="PargrafodaLista"/>
        <w:keepNext/>
        <w:spacing w:line="360" w:lineRule="auto"/>
        <w:ind w:left="-850" w:firstLine="709"/>
        <w:jc w:val="center"/>
      </w:pPr>
      <w:r w:rsidRPr="00A507D5">
        <w:rPr>
          <w:noProof/>
        </w:rPr>
        <w:lastRenderedPageBreak/>
        <w:drawing>
          <wp:inline distT="0" distB="0" distL="0" distR="0" wp14:anchorId="5D467843" wp14:editId="7F5DF1F8">
            <wp:extent cx="5688245" cy="7591942"/>
            <wp:effectExtent l="63500" t="63500" r="130175" b="128905"/>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rotWithShape="1">
                    <a:blip r:embed="rId12"/>
                    <a:srcRect b="1404"/>
                    <a:stretch/>
                  </pic:blipFill>
                  <pic:spPr bwMode="auto">
                    <a:xfrm>
                      <a:off x="0" y="0"/>
                      <a:ext cx="5688245" cy="75919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EC3157" w14:textId="3D0B7B58" w:rsidR="007E2EF2" w:rsidRPr="00A2638C" w:rsidRDefault="00A507D5" w:rsidP="00EE0525">
      <w:pPr>
        <w:pStyle w:val="Legenda"/>
        <w:spacing w:after="0"/>
        <w:rPr>
          <w:i w:val="0"/>
          <w:iCs w:val="0"/>
          <w:color w:val="000000" w:themeColor="text1"/>
          <w:sz w:val="22"/>
          <w:szCs w:val="22"/>
        </w:rPr>
      </w:pPr>
      <w:r w:rsidRPr="00A2638C">
        <w:rPr>
          <w:i w:val="0"/>
          <w:iCs w:val="0"/>
          <w:color w:val="000000" w:themeColor="text1"/>
          <w:sz w:val="22"/>
          <w:szCs w:val="22"/>
        </w:rPr>
        <w:t>Fig</w:t>
      </w:r>
      <w:r w:rsidR="007E2EF2" w:rsidRPr="00A2638C">
        <w:rPr>
          <w:i w:val="0"/>
          <w:iCs w:val="0"/>
          <w:color w:val="000000" w:themeColor="text1"/>
          <w:sz w:val="22"/>
          <w:szCs w:val="22"/>
        </w:rPr>
        <w:t>ura</w:t>
      </w:r>
      <w:r w:rsidRPr="00A2638C">
        <w:rPr>
          <w:i w:val="0"/>
          <w:iCs w:val="0"/>
          <w:color w:val="000000" w:themeColor="text1"/>
          <w:sz w:val="22"/>
          <w:szCs w:val="22"/>
        </w:rPr>
        <w:t xml:space="preserve"> </w:t>
      </w:r>
      <w:r w:rsidR="002B2368" w:rsidRPr="00A2638C">
        <w:rPr>
          <w:i w:val="0"/>
          <w:iCs w:val="0"/>
          <w:color w:val="000000" w:themeColor="text1"/>
          <w:sz w:val="22"/>
          <w:szCs w:val="22"/>
        </w:rPr>
        <w:fldChar w:fldCharType="begin"/>
      </w:r>
      <w:r w:rsidR="002B2368" w:rsidRPr="00A2638C">
        <w:rPr>
          <w:i w:val="0"/>
          <w:iCs w:val="0"/>
          <w:color w:val="000000" w:themeColor="text1"/>
          <w:sz w:val="22"/>
          <w:szCs w:val="22"/>
        </w:rPr>
        <w:instrText xml:space="preserve"> SEQ Figura \* ARABIC </w:instrText>
      </w:r>
      <w:r w:rsidR="002B2368" w:rsidRPr="00A2638C">
        <w:rPr>
          <w:i w:val="0"/>
          <w:iCs w:val="0"/>
          <w:color w:val="000000" w:themeColor="text1"/>
          <w:sz w:val="22"/>
          <w:szCs w:val="22"/>
        </w:rPr>
        <w:fldChar w:fldCharType="separate"/>
      </w:r>
      <w:r w:rsidRPr="00A2638C">
        <w:rPr>
          <w:i w:val="0"/>
          <w:iCs w:val="0"/>
          <w:noProof/>
          <w:color w:val="000000" w:themeColor="text1"/>
          <w:sz w:val="22"/>
          <w:szCs w:val="22"/>
        </w:rPr>
        <w:t>1</w:t>
      </w:r>
      <w:r w:rsidR="002B2368" w:rsidRPr="00A2638C">
        <w:rPr>
          <w:i w:val="0"/>
          <w:iCs w:val="0"/>
          <w:noProof/>
          <w:color w:val="000000" w:themeColor="text1"/>
          <w:sz w:val="22"/>
          <w:szCs w:val="22"/>
        </w:rPr>
        <w:fldChar w:fldCharType="end"/>
      </w:r>
      <w:r w:rsidR="007E2EF2" w:rsidRPr="00A2638C">
        <w:rPr>
          <w:i w:val="0"/>
          <w:iCs w:val="0"/>
          <w:color w:val="000000" w:themeColor="text1"/>
          <w:sz w:val="22"/>
          <w:szCs w:val="22"/>
        </w:rPr>
        <w:t xml:space="preserve">. </w:t>
      </w:r>
      <w:r w:rsidRPr="00A2638C">
        <w:rPr>
          <w:i w:val="0"/>
          <w:iCs w:val="0"/>
          <w:color w:val="000000" w:themeColor="text1"/>
          <w:sz w:val="22"/>
          <w:szCs w:val="22"/>
        </w:rPr>
        <w:t xml:space="preserve">Exemplo de análise exploratória de dados demográficos, utilizando o questionário </w:t>
      </w:r>
      <w:proofErr w:type="spellStart"/>
      <w:r w:rsidRPr="00A2638C">
        <w:rPr>
          <w:i w:val="0"/>
          <w:iCs w:val="0"/>
          <w:color w:val="000000" w:themeColor="text1"/>
          <w:sz w:val="22"/>
          <w:szCs w:val="22"/>
        </w:rPr>
        <w:t>WellBQ</w:t>
      </w:r>
      <w:proofErr w:type="spellEnd"/>
      <w:r w:rsidRPr="00A2638C">
        <w:rPr>
          <w:i w:val="0"/>
          <w:iCs w:val="0"/>
          <w:color w:val="000000" w:themeColor="text1"/>
          <w:sz w:val="22"/>
          <w:szCs w:val="22"/>
        </w:rPr>
        <w:t xml:space="preserve"> e a metodologia desenvolvida</w:t>
      </w:r>
    </w:p>
    <w:p w14:paraId="02CDE754" w14:textId="50BC9A45" w:rsidR="005154B6" w:rsidRPr="00ED1256" w:rsidRDefault="007E2EF2" w:rsidP="00EE0525">
      <w:pPr>
        <w:pStyle w:val="Legenda"/>
        <w:spacing w:after="0"/>
      </w:pPr>
      <w:r w:rsidRPr="00A2638C">
        <w:rPr>
          <w:i w:val="0"/>
          <w:iCs w:val="0"/>
          <w:color w:val="000000" w:themeColor="text1"/>
          <w:sz w:val="22"/>
          <w:szCs w:val="22"/>
        </w:rPr>
        <w:t xml:space="preserve">Fonte: </w:t>
      </w:r>
      <w:r w:rsidR="00640474" w:rsidRPr="00A2638C">
        <w:rPr>
          <w:i w:val="0"/>
          <w:iCs w:val="0"/>
          <w:color w:val="000000" w:themeColor="text1"/>
          <w:sz w:val="22"/>
          <w:szCs w:val="22"/>
        </w:rPr>
        <w:t xml:space="preserve">A </w:t>
      </w:r>
      <w:r w:rsidR="003D29B1" w:rsidRPr="00A2638C">
        <w:rPr>
          <w:i w:val="0"/>
          <w:iCs w:val="0"/>
          <w:color w:val="000000" w:themeColor="text1"/>
          <w:sz w:val="22"/>
          <w:szCs w:val="22"/>
        </w:rPr>
        <w:t xml:space="preserve">figura </w:t>
      </w:r>
      <w:r w:rsidR="00640474" w:rsidRPr="00A2638C">
        <w:rPr>
          <w:i w:val="0"/>
          <w:iCs w:val="0"/>
          <w:color w:val="000000" w:themeColor="text1"/>
          <w:sz w:val="22"/>
          <w:szCs w:val="22"/>
        </w:rPr>
        <w:t xml:space="preserve">acima mostra resultados do questionário para o estudo original encontrado no artigo </w:t>
      </w:r>
      <w:proofErr w:type="spellStart"/>
      <w:r w:rsidR="00640474" w:rsidRPr="00A2638C">
        <w:rPr>
          <w:i w:val="0"/>
          <w:iCs w:val="0"/>
          <w:color w:val="000000" w:themeColor="text1"/>
          <w:sz w:val="22"/>
          <w:szCs w:val="22"/>
        </w:rPr>
        <w:t>Development</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of</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the</w:t>
      </w:r>
      <w:proofErr w:type="spellEnd"/>
      <w:r w:rsidR="00640474" w:rsidRPr="00A2638C">
        <w:rPr>
          <w:i w:val="0"/>
          <w:iCs w:val="0"/>
          <w:color w:val="000000" w:themeColor="text1"/>
          <w:sz w:val="22"/>
          <w:szCs w:val="22"/>
        </w:rPr>
        <w:t xml:space="preserve"> NIOSH </w:t>
      </w:r>
      <w:proofErr w:type="spellStart"/>
      <w:r w:rsidR="00640474" w:rsidRPr="00A2638C">
        <w:rPr>
          <w:i w:val="0"/>
          <w:iCs w:val="0"/>
          <w:color w:val="000000" w:themeColor="text1"/>
          <w:sz w:val="22"/>
          <w:szCs w:val="22"/>
        </w:rPr>
        <w:t>Worker</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Well-Being</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Questionnaire</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WellBQ</w:t>
      </w:r>
      <w:proofErr w:type="spellEnd"/>
      <w:r w:rsidR="00640474" w:rsidRPr="00A2638C">
        <w:rPr>
          <w:i w:val="0"/>
          <w:iCs w:val="0"/>
          <w:color w:val="000000" w:themeColor="text1"/>
          <w:sz w:val="22"/>
          <w:szCs w:val="22"/>
        </w:rPr>
        <w:t>) [</w:t>
      </w:r>
      <w:r w:rsidR="00B57234" w:rsidRPr="00A2638C">
        <w:rPr>
          <w:i w:val="0"/>
          <w:iCs w:val="0"/>
          <w:color w:val="000000" w:themeColor="text1"/>
          <w:sz w:val="22"/>
          <w:szCs w:val="22"/>
        </w:rPr>
        <w:t xml:space="preserve">Anexo </w:t>
      </w:r>
      <w:r w:rsidR="00560EBA" w:rsidRPr="00A2638C">
        <w:rPr>
          <w:i w:val="0"/>
          <w:iCs w:val="0"/>
          <w:color w:val="000000" w:themeColor="text1"/>
          <w:sz w:val="22"/>
          <w:szCs w:val="22"/>
        </w:rPr>
        <w:t>2]</w:t>
      </w:r>
    </w:p>
    <w:p w14:paraId="2926D270" w14:textId="26F715C0" w:rsidR="004E2930" w:rsidRDefault="006E6FA5" w:rsidP="000F75A8">
      <w:pPr>
        <w:pStyle w:val="PargrafodaLista"/>
        <w:spacing w:line="360" w:lineRule="auto"/>
        <w:ind w:left="0" w:firstLine="709"/>
      </w:pPr>
      <w:r>
        <w:lastRenderedPageBreak/>
        <w:t xml:space="preserve">A </w:t>
      </w:r>
      <w:r w:rsidR="00E86A6D">
        <w:t>Tabela 1</w:t>
      </w:r>
      <w:r>
        <w:t xml:space="preserve"> contém o resumo dos dados demográficos avaliados no estudo. A primeira coluna contém a descrição da característica demográfica (</w:t>
      </w:r>
      <w:r w:rsidR="00C23DB0">
        <w:t>e.g.</w:t>
      </w:r>
      <w:r>
        <w:t xml:space="preserve"> idade, sexo, cargo, orientação </w:t>
      </w:r>
      <w:proofErr w:type="gramStart"/>
      <w:r>
        <w:t>sexual, etc</w:t>
      </w:r>
      <w:r w:rsidR="00B57234">
        <w:t>.</w:t>
      </w:r>
      <w:proofErr w:type="gramEnd"/>
      <w:r>
        <w:t>), a segunda coluna contém a quantidade absoluta de pessoas que se enquadram na característica, e a terceira coluna contém o percentual representante da característica em relação à população total avaliada.</w:t>
      </w:r>
      <w:r w:rsidR="00351904">
        <w:t xml:space="preserve"> </w:t>
      </w:r>
    </w:p>
    <w:p w14:paraId="5031609B" w14:textId="011963F6" w:rsidR="00C32AC4" w:rsidRDefault="002B5740" w:rsidP="00C32AC4">
      <w:pPr>
        <w:pStyle w:val="Legenda"/>
        <w:spacing w:after="0"/>
      </w:pPr>
      <w:r w:rsidRPr="00A2638C">
        <w:rPr>
          <w:i w:val="0"/>
          <w:iCs w:val="0"/>
          <w:color w:val="000000" w:themeColor="text1"/>
          <w:sz w:val="22"/>
          <w:szCs w:val="22"/>
        </w:rPr>
        <w:t xml:space="preserve">Tabela </w:t>
      </w:r>
      <w:r w:rsidR="007E2EF2" w:rsidRPr="00A2638C">
        <w:rPr>
          <w:i w:val="0"/>
          <w:iCs w:val="0"/>
          <w:color w:val="000000" w:themeColor="text1"/>
          <w:sz w:val="22"/>
          <w:szCs w:val="22"/>
        </w:rPr>
        <w:t>1</w:t>
      </w:r>
      <w:r w:rsidRPr="00A2638C">
        <w:rPr>
          <w:i w:val="0"/>
          <w:iCs w:val="0"/>
          <w:color w:val="000000" w:themeColor="text1"/>
          <w:sz w:val="22"/>
          <w:szCs w:val="22"/>
        </w:rPr>
        <w:t xml:space="preserve">. Resumo dos dados demográficos calculados para o estudo </w:t>
      </w:r>
      <w:r w:rsidR="004E2930">
        <w:rPr>
          <w:i w:val="0"/>
          <w:iCs w:val="0"/>
          <w:color w:val="000000" w:themeColor="text1"/>
          <w:sz w:val="22"/>
          <w:szCs w:val="22"/>
        </w:rPr>
        <w:t xml:space="preserve">de </w:t>
      </w:r>
      <w:r w:rsidRPr="00A2638C">
        <w:rPr>
          <w:i w:val="0"/>
          <w:iCs w:val="0"/>
          <w:color w:val="000000" w:themeColor="text1"/>
          <w:sz w:val="22"/>
          <w:szCs w:val="22"/>
        </w:rPr>
        <w:t>caso (valores absolutos e percentuais)</w:t>
      </w:r>
      <w:ins w:id="15" w:author="ADRIANA JARDIM ARIAS PEREIRA" w:date="2022-10-19T19:16:00Z">
        <w:r w:rsidR="00AB1945">
          <w:rPr>
            <w:i w:val="0"/>
            <w:iCs w:val="0"/>
            <w:color w:val="000000" w:themeColor="text1"/>
            <w:sz w:val="22"/>
            <w:szCs w:val="22"/>
          </w:rPr>
          <w:t xml:space="preserve">.    </w:t>
        </w:r>
      </w:ins>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t xml:space="preserve">       </w:t>
      </w:r>
      <w:r w:rsidR="00C32AC4" w:rsidRPr="00C32AC4">
        <w:rPr>
          <w:i w:val="0"/>
          <w:iCs w:val="0"/>
          <w:color w:val="000000" w:themeColor="text1"/>
        </w:rPr>
        <w:t>(continua)</w:t>
      </w:r>
    </w:p>
    <w:tbl>
      <w:tblPr>
        <w:tblW w:w="8000" w:type="dxa"/>
        <w:tblInd w:w="537" w:type="dxa"/>
        <w:tblCellMar>
          <w:left w:w="70" w:type="dxa"/>
          <w:right w:w="70" w:type="dxa"/>
        </w:tblCellMar>
        <w:tblLook w:val="04A0" w:firstRow="1" w:lastRow="0" w:firstColumn="1" w:lastColumn="0" w:noHBand="0" w:noVBand="1"/>
      </w:tblPr>
      <w:tblGrid>
        <w:gridCol w:w="6002"/>
        <w:gridCol w:w="1255"/>
        <w:gridCol w:w="1276"/>
      </w:tblGrid>
      <w:tr w:rsidR="00C32AC4" w:rsidRPr="00C32AC4" w14:paraId="020A594A" w14:textId="77777777" w:rsidTr="00C32AC4">
        <w:trPr>
          <w:trHeight w:val="384"/>
        </w:trPr>
        <w:tc>
          <w:tcPr>
            <w:tcW w:w="6126" w:type="dxa"/>
            <w:tcBorders>
              <w:top w:val="single" w:sz="4" w:space="0" w:color="auto"/>
              <w:left w:val="nil"/>
              <w:bottom w:val="single" w:sz="4" w:space="0" w:color="auto"/>
              <w:right w:val="nil"/>
            </w:tcBorders>
            <w:shd w:val="clear" w:color="auto" w:fill="auto"/>
            <w:noWrap/>
            <w:vAlign w:val="center"/>
            <w:hideMark/>
          </w:tcPr>
          <w:p w14:paraId="0616F6DA"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Característica Demográfica</w:t>
            </w:r>
          </w:p>
        </w:tc>
        <w:tc>
          <w:tcPr>
            <w:tcW w:w="574" w:type="dxa"/>
            <w:tcBorders>
              <w:top w:val="single" w:sz="4" w:space="0" w:color="auto"/>
              <w:left w:val="nil"/>
              <w:bottom w:val="single" w:sz="4" w:space="0" w:color="auto"/>
              <w:right w:val="nil"/>
            </w:tcBorders>
            <w:shd w:val="clear" w:color="auto" w:fill="auto"/>
            <w:noWrap/>
            <w:vAlign w:val="center"/>
            <w:hideMark/>
          </w:tcPr>
          <w:p w14:paraId="3A08C297"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Quantidade</w:t>
            </w:r>
          </w:p>
        </w:tc>
        <w:tc>
          <w:tcPr>
            <w:tcW w:w="1300" w:type="dxa"/>
            <w:tcBorders>
              <w:top w:val="single" w:sz="4" w:space="0" w:color="auto"/>
              <w:left w:val="nil"/>
              <w:bottom w:val="single" w:sz="4" w:space="0" w:color="auto"/>
              <w:right w:val="nil"/>
            </w:tcBorders>
            <w:shd w:val="clear" w:color="auto" w:fill="auto"/>
            <w:noWrap/>
            <w:vAlign w:val="center"/>
            <w:hideMark/>
          </w:tcPr>
          <w:p w14:paraId="7D1DF9F0"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Percentual</w:t>
            </w:r>
          </w:p>
        </w:tc>
      </w:tr>
      <w:tr w:rsidR="00C32AC4" w:rsidRPr="00C32AC4" w14:paraId="042EF98C" w14:textId="77777777" w:rsidTr="00C32AC4">
        <w:trPr>
          <w:trHeight w:val="287"/>
        </w:trPr>
        <w:tc>
          <w:tcPr>
            <w:tcW w:w="6126" w:type="dxa"/>
            <w:tcBorders>
              <w:top w:val="nil"/>
              <w:left w:val="nil"/>
              <w:bottom w:val="nil"/>
              <w:right w:val="nil"/>
            </w:tcBorders>
            <w:shd w:val="clear" w:color="auto" w:fill="auto"/>
            <w:noWrap/>
            <w:vAlign w:val="center"/>
            <w:hideMark/>
          </w:tcPr>
          <w:p w14:paraId="62100AFA"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Idade</w:t>
            </w:r>
          </w:p>
        </w:tc>
        <w:tc>
          <w:tcPr>
            <w:tcW w:w="574" w:type="dxa"/>
            <w:tcBorders>
              <w:top w:val="nil"/>
              <w:left w:val="nil"/>
              <w:bottom w:val="nil"/>
              <w:right w:val="nil"/>
            </w:tcBorders>
            <w:shd w:val="clear" w:color="auto" w:fill="auto"/>
            <w:noWrap/>
            <w:vAlign w:val="center"/>
            <w:hideMark/>
          </w:tcPr>
          <w:p w14:paraId="1C82014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4277ACD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5AEAA525" w14:textId="77777777" w:rsidTr="00C32AC4">
        <w:trPr>
          <w:trHeight w:val="287"/>
        </w:trPr>
        <w:tc>
          <w:tcPr>
            <w:tcW w:w="6126" w:type="dxa"/>
            <w:tcBorders>
              <w:top w:val="nil"/>
              <w:left w:val="nil"/>
              <w:bottom w:val="nil"/>
              <w:right w:val="nil"/>
            </w:tcBorders>
            <w:shd w:val="clear" w:color="auto" w:fill="auto"/>
            <w:noWrap/>
            <w:vAlign w:val="center"/>
            <w:hideMark/>
          </w:tcPr>
          <w:p w14:paraId="192814E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18 a 29 anos</w:t>
            </w:r>
          </w:p>
        </w:tc>
        <w:tc>
          <w:tcPr>
            <w:tcW w:w="574" w:type="dxa"/>
            <w:tcBorders>
              <w:top w:val="nil"/>
              <w:left w:val="nil"/>
              <w:bottom w:val="nil"/>
              <w:right w:val="nil"/>
            </w:tcBorders>
            <w:shd w:val="clear" w:color="auto" w:fill="auto"/>
            <w:noWrap/>
            <w:vAlign w:val="center"/>
            <w:hideMark/>
          </w:tcPr>
          <w:p w14:paraId="31B5A4E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902</w:t>
            </w:r>
          </w:p>
        </w:tc>
        <w:tc>
          <w:tcPr>
            <w:tcW w:w="1300" w:type="dxa"/>
            <w:tcBorders>
              <w:top w:val="nil"/>
              <w:left w:val="nil"/>
              <w:bottom w:val="nil"/>
              <w:right w:val="nil"/>
            </w:tcBorders>
            <w:shd w:val="clear" w:color="auto" w:fill="auto"/>
            <w:noWrap/>
            <w:vAlign w:val="center"/>
            <w:hideMark/>
          </w:tcPr>
          <w:p w14:paraId="2082F48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36%</w:t>
            </w:r>
          </w:p>
        </w:tc>
      </w:tr>
      <w:tr w:rsidR="00C32AC4" w:rsidRPr="00C32AC4" w14:paraId="27541F2D" w14:textId="77777777" w:rsidTr="00C32AC4">
        <w:trPr>
          <w:trHeight w:val="287"/>
        </w:trPr>
        <w:tc>
          <w:tcPr>
            <w:tcW w:w="6126" w:type="dxa"/>
            <w:tcBorders>
              <w:top w:val="nil"/>
              <w:left w:val="nil"/>
              <w:bottom w:val="nil"/>
              <w:right w:val="nil"/>
            </w:tcBorders>
            <w:shd w:val="clear" w:color="auto" w:fill="auto"/>
            <w:noWrap/>
            <w:vAlign w:val="center"/>
            <w:hideMark/>
          </w:tcPr>
          <w:p w14:paraId="76CE63B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30 a 44 anos</w:t>
            </w:r>
          </w:p>
        </w:tc>
        <w:tc>
          <w:tcPr>
            <w:tcW w:w="574" w:type="dxa"/>
            <w:tcBorders>
              <w:top w:val="nil"/>
              <w:left w:val="nil"/>
              <w:bottom w:val="nil"/>
              <w:right w:val="nil"/>
            </w:tcBorders>
            <w:shd w:val="clear" w:color="auto" w:fill="auto"/>
            <w:noWrap/>
            <w:vAlign w:val="center"/>
            <w:hideMark/>
          </w:tcPr>
          <w:p w14:paraId="66D362A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1.046</w:t>
            </w:r>
          </w:p>
        </w:tc>
        <w:tc>
          <w:tcPr>
            <w:tcW w:w="1300" w:type="dxa"/>
            <w:tcBorders>
              <w:top w:val="nil"/>
              <w:left w:val="nil"/>
              <w:bottom w:val="nil"/>
              <w:right w:val="nil"/>
            </w:tcBorders>
            <w:shd w:val="clear" w:color="auto" w:fill="auto"/>
            <w:noWrap/>
            <w:vAlign w:val="center"/>
            <w:hideMark/>
          </w:tcPr>
          <w:p w14:paraId="567D7DE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41%</w:t>
            </w:r>
          </w:p>
        </w:tc>
      </w:tr>
      <w:tr w:rsidR="00C32AC4" w:rsidRPr="00C32AC4" w14:paraId="35D9A588" w14:textId="77777777" w:rsidTr="00C32AC4">
        <w:trPr>
          <w:trHeight w:val="287"/>
        </w:trPr>
        <w:tc>
          <w:tcPr>
            <w:tcW w:w="6126" w:type="dxa"/>
            <w:tcBorders>
              <w:top w:val="nil"/>
              <w:left w:val="nil"/>
              <w:bottom w:val="nil"/>
              <w:right w:val="nil"/>
            </w:tcBorders>
            <w:shd w:val="clear" w:color="auto" w:fill="auto"/>
            <w:noWrap/>
            <w:vAlign w:val="center"/>
            <w:hideMark/>
          </w:tcPr>
          <w:p w14:paraId="613CB86B"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45 a 64 anos</w:t>
            </w:r>
          </w:p>
        </w:tc>
        <w:tc>
          <w:tcPr>
            <w:tcW w:w="574" w:type="dxa"/>
            <w:tcBorders>
              <w:top w:val="nil"/>
              <w:left w:val="nil"/>
              <w:bottom w:val="nil"/>
              <w:right w:val="nil"/>
            </w:tcBorders>
            <w:shd w:val="clear" w:color="auto" w:fill="auto"/>
            <w:noWrap/>
            <w:vAlign w:val="center"/>
            <w:hideMark/>
          </w:tcPr>
          <w:p w14:paraId="717BCE1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462</w:t>
            </w:r>
          </w:p>
        </w:tc>
        <w:tc>
          <w:tcPr>
            <w:tcW w:w="1300" w:type="dxa"/>
            <w:tcBorders>
              <w:top w:val="nil"/>
              <w:left w:val="nil"/>
              <w:bottom w:val="nil"/>
              <w:right w:val="nil"/>
            </w:tcBorders>
            <w:shd w:val="clear" w:color="auto" w:fill="auto"/>
            <w:noWrap/>
            <w:vAlign w:val="center"/>
            <w:hideMark/>
          </w:tcPr>
          <w:p w14:paraId="359F284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18%</w:t>
            </w:r>
          </w:p>
        </w:tc>
      </w:tr>
      <w:tr w:rsidR="00C32AC4" w:rsidRPr="00C32AC4" w14:paraId="5DCC4356" w14:textId="77777777" w:rsidTr="00C32AC4">
        <w:trPr>
          <w:trHeight w:val="287"/>
        </w:trPr>
        <w:tc>
          <w:tcPr>
            <w:tcW w:w="6126" w:type="dxa"/>
            <w:tcBorders>
              <w:top w:val="nil"/>
              <w:left w:val="nil"/>
              <w:bottom w:val="nil"/>
              <w:right w:val="nil"/>
            </w:tcBorders>
            <w:shd w:val="clear" w:color="auto" w:fill="auto"/>
            <w:noWrap/>
            <w:vAlign w:val="center"/>
            <w:hideMark/>
          </w:tcPr>
          <w:p w14:paraId="79B0158A"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65 ou mais</w:t>
            </w:r>
          </w:p>
        </w:tc>
        <w:tc>
          <w:tcPr>
            <w:tcW w:w="574" w:type="dxa"/>
            <w:tcBorders>
              <w:top w:val="nil"/>
              <w:left w:val="nil"/>
              <w:bottom w:val="nil"/>
              <w:right w:val="nil"/>
            </w:tcBorders>
            <w:shd w:val="clear" w:color="auto" w:fill="auto"/>
            <w:noWrap/>
            <w:vAlign w:val="center"/>
            <w:hideMark/>
          </w:tcPr>
          <w:p w14:paraId="733745B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120</w:t>
            </w:r>
          </w:p>
        </w:tc>
        <w:tc>
          <w:tcPr>
            <w:tcW w:w="1300" w:type="dxa"/>
            <w:tcBorders>
              <w:top w:val="nil"/>
              <w:left w:val="nil"/>
              <w:bottom w:val="nil"/>
              <w:right w:val="nil"/>
            </w:tcBorders>
            <w:shd w:val="clear" w:color="auto" w:fill="auto"/>
            <w:noWrap/>
            <w:vAlign w:val="center"/>
            <w:hideMark/>
          </w:tcPr>
          <w:p w14:paraId="2A7B788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w:t>
            </w:r>
          </w:p>
        </w:tc>
      </w:tr>
      <w:tr w:rsidR="00C32AC4" w:rsidRPr="00C32AC4" w14:paraId="6104BC89"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00402817"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Sexo</w:t>
            </w:r>
          </w:p>
        </w:tc>
        <w:tc>
          <w:tcPr>
            <w:tcW w:w="574" w:type="dxa"/>
            <w:tcBorders>
              <w:top w:val="single" w:sz="4" w:space="0" w:color="auto"/>
              <w:left w:val="nil"/>
              <w:bottom w:val="nil"/>
              <w:right w:val="nil"/>
            </w:tcBorders>
            <w:shd w:val="clear" w:color="auto" w:fill="auto"/>
            <w:noWrap/>
            <w:vAlign w:val="center"/>
            <w:hideMark/>
          </w:tcPr>
          <w:p w14:paraId="384EB8C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single" w:sz="4" w:space="0" w:color="auto"/>
              <w:left w:val="nil"/>
              <w:bottom w:val="nil"/>
              <w:right w:val="nil"/>
            </w:tcBorders>
            <w:shd w:val="clear" w:color="auto" w:fill="auto"/>
            <w:noWrap/>
            <w:vAlign w:val="center"/>
            <w:hideMark/>
          </w:tcPr>
          <w:p w14:paraId="3F13432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4EDF2F72" w14:textId="77777777" w:rsidTr="00C32AC4">
        <w:trPr>
          <w:trHeight w:val="287"/>
        </w:trPr>
        <w:tc>
          <w:tcPr>
            <w:tcW w:w="6126" w:type="dxa"/>
            <w:tcBorders>
              <w:top w:val="nil"/>
              <w:left w:val="nil"/>
              <w:bottom w:val="nil"/>
              <w:right w:val="nil"/>
            </w:tcBorders>
            <w:shd w:val="clear" w:color="auto" w:fill="auto"/>
            <w:noWrap/>
            <w:vAlign w:val="center"/>
            <w:hideMark/>
          </w:tcPr>
          <w:p w14:paraId="0DC1AD8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feminino</w:t>
            </w:r>
          </w:p>
        </w:tc>
        <w:tc>
          <w:tcPr>
            <w:tcW w:w="574" w:type="dxa"/>
            <w:tcBorders>
              <w:top w:val="nil"/>
              <w:left w:val="nil"/>
              <w:bottom w:val="nil"/>
              <w:right w:val="nil"/>
            </w:tcBorders>
            <w:shd w:val="clear" w:color="auto" w:fill="auto"/>
            <w:noWrap/>
            <w:vAlign w:val="center"/>
            <w:hideMark/>
          </w:tcPr>
          <w:p w14:paraId="5A2B2B7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768</w:t>
            </w:r>
          </w:p>
        </w:tc>
        <w:tc>
          <w:tcPr>
            <w:tcW w:w="1300" w:type="dxa"/>
            <w:tcBorders>
              <w:top w:val="nil"/>
              <w:left w:val="nil"/>
              <w:bottom w:val="nil"/>
              <w:right w:val="nil"/>
            </w:tcBorders>
            <w:shd w:val="clear" w:color="auto" w:fill="auto"/>
            <w:noWrap/>
            <w:vAlign w:val="center"/>
            <w:hideMark/>
          </w:tcPr>
          <w:p w14:paraId="452F9E7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30%</w:t>
            </w:r>
          </w:p>
        </w:tc>
      </w:tr>
      <w:tr w:rsidR="00C32AC4" w:rsidRPr="00C32AC4" w14:paraId="3E56E248" w14:textId="77777777" w:rsidTr="00C32AC4">
        <w:trPr>
          <w:trHeight w:val="287"/>
        </w:trPr>
        <w:tc>
          <w:tcPr>
            <w:tcW w:w="6126" w:type="dxa"/>
            <w:tcBorders>
              <w:top w:val="nil"/>
              <w:left w:val="nil"/>
              <w:bottom w:val="nil"/>
              <w:right w:val="nil"/>
            </w:tcBorders>
            <w:shd w:val="clear" w:color="auto" w:fill="auto"/>
            <w:noWrap/>
            <w:vAlign w:val="center"/>
            <w:hideMark/>
          </w:tcPr>
          <w:p w14:paraId="632BF7B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masculino</w:t>
            </w:r>
          </w:p>
        </w:tc>
        <w:tc>
          <w:tcPr>
            <w:tcW w:w="574" w:type="dxa"/>
            <w:tcBorders>
              <w:top w:val="nil"/>
              <w:left w:val="nil"/>
              <w:bottom w:val="nil"/>
              <w:right w:val="nil"/>
            </w:tcBorders>
            <w:shd w:val="clear" w:color="auto" w:fill="auto"/>
            <w:noWrap/>
            <w:vAlign w:val="center"/>
            <w:hideMark/>
          </w:tcPr>
          <w:p w14:paraId="28C9FB8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1.692</w:t>
            </w:r>
          </w:p>
        </w:tc>
        <w:tc>
          <w:tcPr>
            <w:tcW w:w="1300" w:type="dxa"/>
            <w:tcBorders>
              <w:top w:val="nil"/>
              <w:left w:val="nil"/>
              <w:bottom w:val="nil"/>
              <w:right w:val="nil"/>
            </w:tcBorders>
            <w:shd w:val="clear" w:color="auto" w:fill="auto"/>
            <w:noWrap/>
            <w:vAlign w:val="center"/>
            <w:hideMark/>
          </w:tcPr>
          <w:p w14:paraId="67C2FC5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67%</w:t>
            </w:r>
          </w:p>
        </w:tc>
      </w:tr>
      <w:tr w:rsidR="00C32AC4" w:rsidRPr="00C32AC4" w14:paraId="431C2D95" w14:textId="77777777" w:rsidTr="00C32AC4">
        <w:trPr>
          <w:trHeight w:val="287"/>
        </w:trPr>
        <w:tc>
          <w:tcPr>
            <w:tcW w:w="6126" w:type="dxa"/>
            <w:tcBorders>
              <w:top w:val="nil"/>
              <w:left w:val="nil"/>
              <w:bottom w:val="nil"/>
              <w:right w:val="nil"/>
            </w:tcBorders>
            <w:shd w:val="clear" w:color="auto" w:fill="auto"/>
            <w:noWrap/>
            <w:vAlign w:val="center"/>
            <w:hideMark/>
          </w:tcPr>
          <w:p w14:paraId="2633ADB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w:t>
            </w:r>
          </w:p>
        </w:tc>
        <w:tc>
          <w:tcPr>
            <w:tcW w:w="574" w:type="dxa"/>
            <w:tcBorders>
              <w:top w:val="nil"/>
              <w:left w:val="nil"/>
              <w:bottom w:val="nil"/>
              <w:right w:val="nil"/>
            </w:tcBorders>
            <w:shd w:val="clear" w:color="auto" w:fill="auto"/>
            <w:noWrap/>
            <w:vAlign w:val="center"/>
            <w:hideMark/>
          </w:tcPr>
          <w:p w14:paraId="279CED6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30</w:t>
            </w:r>
          </w:p>
        </w:tc>
        <w:tc>
          <w:tcPr>
            <w:tcW w:w="1300" w:type="dxa"/>
            <w:tcBorders>
              <w:top w:val="nil"/>
              <w:left w:val="nil"/>
              <w:bottom w:val="nil"/>
              <w:right w:val="nil"/>
            </w:tcBorders>
            <w:shd w:val="clear" w:color="auto" w:fill="auto"/>
            <w:noWrap/>
            <w:vAlign w:val="center"/>
            <w:hideMark/>
          </w:tcPr>
          <w:p w14:paraId="4A4B3AD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2A06E003" w14:textId="77777777" w:rsidTr="00C32AC4">
        <w:trPr>
          <w:trHeight w:val="287"/>
        </w:trPr>
        <w:tc>
          <w:tcPr>
            <w:tcW w:w="6126" w:type="dxa"/>
            <w:tcBorders>
              <w:top w:val="nil"/>
              <w:left w:val="nil"/>
              <w:bottom w:val="nil"/>
              <w:right w:val="nil"/>
            </w:tcBorders>
            <w:shd w:val="clear" w:color="auto" w:fill="auto"/>
            <w:noWrap/>
            <w:vAlign w:val="center"/>
            <w:hideMark/>
          </w:tcPr>
          <w:p w14:paraId="2B0D75D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recusado</w:t>
            </w:r>
          </w:p>
        </w:tc>
        <w:tc>
          <w:tcPr>
            <w:tcW w:w="574" w:type="dxa"/>
            <w:tcBorders>
              <w:top w:val="nil"/>
              <w:left w:val="nil"/>
              <w:bottom w:val="single" w:sz="4" w:space="0" w:color="auto"/>
              <w:right w:val="nil"/>
            </w:tcBorders>
            <w:shd w:val="clear" w:color="auto" w:fill="auto"/>
            <w:noWrap/>
            <w:vAlign w:val="center"/>
            <w:hideMark/>
          </w:tcPr>
          <w:p w14:paraId="3E6D676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40</w:t>
            </w:r>
          </w:p>
        </w:tc>
        <w:tc>
          <w:tcPr>
            <w:tcW w:w="1300" w:type="dxa"/>
            <w:tcBorders>
              <w:top w:val="nil"/>
              <w:left w:val="nil"/>
              <w:bottom w:val="single" w:sz="4" w:space="0" w:color="auto"/>
              <w:right w:val="nil"/>
            </w:tcBorders>
            <w:shd w:val="clear" w:color="auto" w:fill="auto"/>
            <w:noWrap/>
            <w:vAlign w:val="center"/>
            <w:hideMark/>
          </w:tcPr>
          <w:p w14:paraId="0623E4A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1DAD185D"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64CC9FAA"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Orientação Sexual</w:t>
            </w:r>
          </w:p>
        </w:tc>
        <w:tc>
          <w:tcPr>
            <w:tcW w:w="574" w:type="dxa"/>
            <w:tcBorders>
              <w:top w:val="nil"/>
              <w:left w:val="nil"/>
              <w:bottom w:val="nil"/>
              <w:right w:val="nil"/>
            </w:tcBorders>
            <w:shd w:val="clear" w:color="auto" w:fill="auto"/>
            <w:noWrap/>
            <w:vAlign w:val="center"/>
            <w:hideMark/>
          </w:tcPr>
          <w:p w14:paraId="19162F0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0316D31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35B23BF9" w14:textId="77777777" w:rsidTr="00C32AC4">
        <w:trPr>
          <w:trHeight w:val="287"/>
        </w:trPr>
        <w:tc>
          <w:tcPr>
            <w:tcW w:w="6126" w:type="dxa"/>
            <w:tcBorders>
              <w:top w:val="nil"/>
              <w:left w:val="nil"/>
              <w:bottom w:val="nil"/>
              <w:right w:val="nil"/>
            </w:tcBorders>
            <w:shd w:val="clear" w:color="auto" w:fill="auto"/>
            <w:noWrap/>
            <w:vAlign w:val="center"/>
            <w:hideMark/>
          </w:tcPr>
          <w:p w14:paraId="148C56B2"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bissexual</w:t>
            </w:r>
          </w:p>
        </w:tc>
        <w:tc>
          <w:tcPr>
            <w:tcW w:w="574" w:type="dxa"/>
            <w:tcBorders>
              <w:top w:val="nil"/>
              <w:left w:val="nil"/>
              <w:bottom w:val="nil"/>
              <w:right w:val="nil"/>
            </w:tcBorders>
            <w:shd w:val="clear" w:color="auto" w:fill="auto"/>
            <w:noWrap/>
            <w:vAlign w:val="center"/>
            <w:hideMark/>
          </w:tcPr>
          <w:p w14:paraId="66E6A9E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92</w:t>
            </w:r>
          </w:p>
        </w:tc>
        <w:tc>
          <w:tcPr>
            <w:tcW w:w="1300" w:type="dxa"/>
            <w:tcBorders>
              <w:top w:val="nil"/>
              <w:left w:val="nil"/>
              <w:bottom w:val="nil"/>
              <w:right w:val="nil"/>
            </w:tcBorders>
            <w:shd w:val="clear" w:color="auto" w:fill="auto"/>
            <w:noWrap/>
            <w:vAlign w:val="center"/>
            <w:hideMark/>
          </w:tcPr>
          <w:p w14:paraId="3A10E87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6D439202" w14:textId="77777777" w:rsidTr="00C32AC4">
        <w:trPr>
          <w:trHeight w:val="287"/>
        </w:trPr>
        <w:tc>
          <w:tcPr>
            <w:tcW w:w="6126" w:type="dxa"/>
            <w:tcBorders>
              <w:top w:val="nil"/>
              <w:left w:val="nil"/>
              <w:bottom w:val="nil"/>
              <w:right w:val="nil"/>
            </w:tcBorders>
            <w:shd w:val="clear" w:color="auto" w:fill="auto"/>
            <w:noWrap/>
            <w:vAlign w:val="center"/>
            <w:hideMark/>
          </w:tcPr>
          <w:p w14:paraId="11B3A224"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gay/lésbica</w:t>
            </w:r>
          </w:p>
        </w:tc>
        <w:tc>
          <w:tcPr>
            <w:tcW w:w="574" w:type="dxa"/>
            <w:tcBorders>
              <w:top w:val="nil"/>
              <w:left w:val="nil"/>
              <w:bottom w:val="nil"/>
              <w:right w:val="nil"/>
            </w:tcBorders>
            <w:shd w:val="clear" w:color="auto" w:fill="auto"/>
            <w:noWrap/>
            <w:vAlign w:val="center"/>
            <w:hideMark/>
          </w:tcPr>
          <w:p w14:paraId="335FFB0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203</w:t>
            </w:r>
          </w:p>
        </w:tc>
        <w:tc>
          <w:tcPr>
            <w:tcW w:w="1300" w:type="dxa"/>
            <w:tcBorders>
              <w:top w:val="nil"/>
              <w:left w:val="nil"/>
              <w:bottom w:val="nil"/>
              <w:right w:val="nil"/>
            </w:tcBorders>
            <w:shd w:val="clear" w:color="auto" w:fill="auto"/>
            <w:noWrap/>
            <w:vAlign w:val="center"/>
            <w:hideMark/>
          </w:tcPr>
          <w:p w14:paraId="042DD4A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8%</w:t>
            </w:r>
          </w:p>
        </w:tc>
      </w:tr>
      <w:tr w:rsidR="00C32AC4" w:rsidRPr="00C32AC4" w14:paraId="137A5376" w14:textId="77777777" w:rsidTr="00C32AC4">
        <w:trPr>
          <w:trHeight w:val="287"/>
        </w:trPr>
        <w:tc>
          <w:tcPr>
            <w:tcW w:w="6126" w:type="dxa"/>
            <w:tcBorders>
              <w:top w:val="nil"/>
              <w:left w:val="nil"/>
              <w:bottom w:val="nil"/>
              <w:right w:val="nil"/>
            </w:tcBorders>
            <w:shd w:val="clear" w:color="auto" w:fill="auto"/>
            <w:noWrap/>
            <w:vAlign w:val="center"/>
            <w:hideMark/>
          </w:tcPr>
          <w:p w14:paraId="54454F4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heterossexual (</w:t>
            </w:r>
            <w:proofErr w:type="spellStart"/>
            <w:r w:rsidRPr="00C32AC4">
              <w:rPr>
                <w:rFonts w:eastAsia="Times New Roman"/>
                <w:color w:val="000000"/>
                <w:lang w:eastAsia="pt-BR"/>
              </w:rPr>
              <w:t>i.e</w:t>
            </w:r>
            <w:proofErr w:type="spellEnd"/>
            <w:r w:rsidRPr="00C32AC4">
              <w:rPr>
                <w:rFonts w:eastAsia="Times New Roman"/>
                <w:color w:val="000000"/>
                <w:lang w:eastAsia="pt-BR"/>
              </w:rPr>
              <w:t xml:space="preserve"> não gay/lésbica)</w:t>
            </w:r>
          </w:p>
        </w:tc>
        <w:tc>
          <w:tcPr>
            <w:tcW w:w="574" w:type="dxa"/>
            <w:tcBorders>
              <w:top w:val="nil"/>
              <w:left w:val="nil"/>
              <w:bottom w:val="nil"/>
              <w:right w:val="nil"/>
            </w:tcBorders>
            <w:shd w:val="clear" w:color="auto" w:fill="auto"/>
            <w:noWrap/>
            <w:vAlign w:val="center"/>
            <w:hideMark/>
          </w:tcPr>
          <w:p w14:paraId="01FF876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2.167</w:t>
            </w:r>
          </w:p>
        </w:tc>
        <w:tc>
          <w:tcPr>
            <w:tcW w:w="1300" w:type="dxa"/>
            <w:tcBorders>
              <w:top w:val="nil"/>
              <w:left w:val="nil"/>
              <w:bottom w:val="nil"/>
              <w:right w:val="nil"/>
            </w:tcBorders>
            <w:shd w:val="clear" w:color="auto" w:fill="auto"/>
            <w:noWrap/>
            <w:vAlign w:val="center"/>
            <w:hideMark/>
          </w:tcPr>
          <w:p w14:paraId="42FA32C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86%</w:t>
            </w:r>
          </w:p>
        </w:tc>
      </w:tr>
      <w:tr w:rsidR="00C32AC4" w:rsidRPr="00C32AC4" w14:paraId="45CDC92E" w14:textId="77777777" w:rsidTr="00C32AC4">
        <w:trPr>
          <w:trHeight w:val="287"/>
        </w:trPr>
        <w:tc>
          <w:tcPr>
            <w:tcW w:w="6126" w:type="dxa"/>
            <w:tcBorders>
              <w:top w:val="nil"/>
              <w:left w:val="nil"/>
              <w:bottom w:val="nil"/>
              <w:right w:val="nil"/>
            </w:tcBorders>
            <w:shd w:val="clear" w:color="auto" w:fill="auto"/>
            <w:noWrap/>
            <w:vAlign w:val="center"/>
            <w:hideMark/>
          </w:tcPr>
          <w:p w14:paraId="56E0A092"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w:t>
            </w:r>
          </w:p>
        </w:tc>
        <w:tc>
          <w:tcPr>
            <w:tcW w:w="574" w:type="dxa"/>
            <w:tcBorders>
              <w:top w:val="nil"/>
              <w:left w:val="nil"/>
              <w:bottom w:val="nil"/>
              <w:right w:val="nil"/>
            </w:tcBorders>
            <w:shd w:val="clear" w:color="auto" w:fill="auto"/>
            <w:noWrap/>
            <w:vAlign w:val="center"/>
            <w:hideMark/>
          </w:tcPr>
          <w:p w14:paraId="027CDE8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w:t>
            </w:r>
          </w:p>
        </w:tc>
        <w:tc>
          <w:tcPr>
            <w:tcW w:w="1300" w:type="dxa"/>
            <w:tcBorders>
              <w:top w:val="nil"/>
              <w:left w:val="nil"/>
              <w:bottom w:val="nil"/>
              <w:right w:val="nil"/>
            </w:tcBorders>
            <w:shd w:val="clear" w:color="auto" w:fill="auto"/>
            <w:noWrap/>
            <w:vAlign w:val="center"/>
            <w:hideMark/>
          </w:tcPr>
          <w:p w14:paraId="0B72951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0%</w:t>
            </w:r>
          </w:p>
        </w:tc>
      </w:tr>
      <w:tr w:rsidR="00C32AC4" w:rsidRPr="00C32AC4" w14:paraId="6879534D" w14:textId="77777777" w:rsidTr="00C32AC4">
        <w:trPr>
          <w:trHeight w:val="287"/>
        </w:trPr>
        <w:tc>
          <w:tcPr>
            <w:tcW w:w="6126" w:type="dxa"/>
            <w:tcBorders>
              <w:top w:val="nil"/>
              <w:left w:val="nil"/>
              <w:bottom w:val="nil"/>
              <w:right w:val="nil"/>
            </w:tcBorders>
            <w:shd w:val="clear" w:color="auto" w:fill="auto"/>
            <w:noWrap/>
            <w:vAlign w:val="center"/>
            <w:hideMark/>
          </w:tcPr>
          <w:p w14:paraId="02ABBAE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 a resposta</w:t>
            </w:r>
          </w:p>
        </w:tc>
        <w:tc>
          <w:tcPr>
            <w:tcW w:w="574" w:type="dxa"/>
            <w:tcBorders>
              <w:top w:val="nil"/>
              <w:left w:val="nil"/>
              <w:bottom w:val="nil"/>
              <w:right w:val="nil"/>
            </w:tcBorders>
            <w:shd w:val="clear" w:color="auto" w:fill="auto"/>
            <w:noWrap/>
            <w:vAlign w:val="center"/>
            <w:hideMark/>
          </w:tcPr>
          <w:p w14:paraId="112EDCC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w:t>
            </w:r>
          </w:p>
        </w:tc>
        <w:tc>
          <w:tcPr>
            <w:tcW w:w="1300" w:type="dxa"/>
            <w:tcBorders>
              <w:top w:val="nil"/>
              <w:left w:val="nil"/>
              <w:bottom w:val="nil"/>
              <w:right w:val="nil"/>
            </w:tcBorders>
            <w:shd w:val="clear" w:color="auto" w:fill="auto"/>
            <w:noWrap/>
            <w:vAlign w:val="center"/>
            <w:hideMark/>
          </w:tcPr>
          <w:p w14:paraId="4DD7BCF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0%</w:t>
            </w:r>
          </w:p>
        </w:tc>
      </w:tr>
      <w:tr w:rsidR="00C32AC4" w:rsidRPr="00C32AC4" w14:paraId="422D956D" w14:textId="77777777" w:rsidTr="00C32AC4">
        <w:trPr>
          <w:trHeight w:val="287"/>
        </w:trPr>
        <w:tc>
          <w:tcPr>
            <w:tcW w:w="6126" w:type="dxa"/>
            <w:tcBorders>
              <w:top w:val="nil"/>
              <w:left w:val="nil"/>
              <w:bottom w:val="nil"/>
              <w:right w:val="nil"/>
            </w:tcBorders>
            <w:shd w:val="clear" w:color="auto" w:fill="auto"/>
            <w:noWrap/>
            <w:vAlign w:val="center"/>
            <w:hideMark/>
          </w:tcPr>
          <w:p w14:paraId="117DAFA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outra coisa</w:t>
            </w:r>
          </w:p>
        </w:tc>
        <w:tc>
          <w:tcPr>
            <w:tcW w:w="574" w:type="dxa"/>
            <w:tcBorders>
              <w:top w:val="nil"/>
              <w:left w:val="nil"/>
              <w:bottom w:val="nil"/>
              <w:right w:val="nil"/>
            </w:tcBorders>
            <w:shd w:val="clear" w:color="auto" w:fill="auto"/>
            <w:noWrap/>
            <w:vAlign w:val="center"/>
            <w:hideMark/>
          </w:tcPr>
          <w:p w14:paraId="1DC95F9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w:t>
            </w:r>
          </w:p>
        </w:tc>
        <w:tc>
          <w:tcPr>
            <w:tcW w:w="1300" w:type="dxa"/>
            <w:tcBorders>
              <w:top w:val="nil"/>
              <w:left w:val="nil"/>
              <w:bottom w:val="nil"/>
              <w:right w:val="nil"/>
            </w:tcBorders>
            <w:shd w:val="clear" w:color="auto" w:fill="auto"/>
            <w:noWrap/>
            <w:vAlign w:val="center"/>
            <w:hideMark/>
          </w:tcPr>
          <w:p w14:paraId="51659C6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013316A4" w14:textId="77777777" w:rsidTr="00C32AC4">
        <w:trPr>
          <w:trHeight w:val="287"/>
        </w:trPr>
        <w:tc>
          <w:tcPr>
            <w:tcW w:w="6126" w:type="dxa"/>
            <w:tcBorders>
              <w:top w:val="nil"/>
              <w:left w:val="nil"/>
              <w:bottom w:val="nil"/>
              <w:right w:val="nil"/>
            </w:tcBorders>
            <w:shd w:val="clear" w:color="auto" w:fill="auto"/>
            <w:noWrap/>
            <w:vAlign w:val="center"/>
            <w:hideMark/>
          </w:tcPr>
          <w:p w14:paraId="69CA3C0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recusado</w:t>
            </w:r>
          </w:p>
        </w:tc>
        <w:tc>
          <w:tcPr>
            <w:tcW w:w="574" w:type="dxa"/>
            <w:tcBorders>
              <w:top w:val="nil"/>
              <w:left w:val="nil"/>
              <w:bottom w:val="single" w:sz="4" w:space="0" w:color="auto"/>
              <w:right w:val="nil"/>
            </w:tcBorders>
            <w:shd w:val="clear" w:color="auto" w:fill="auto"/>
            <w:noWrap/>
            <w:vAlign w:val="center"/>
            <w:hideMark/>
          </w:tcPr>
          <w:p w14:paraId="0E6ECD8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29</w:t>
            </w:r>
          </w:p>
        </w:tc>
        <w:tc>
          <w:tcPr>
            <w:tcW w:w="1300" w:type="dxa"/>
            <w:tcBorders>
              <w:top w:val="nil"/>
              <w:left w:val="nil"/>
              <w:bottom w:val="single" w:sz="4" w:space="0" w:color="auto"/>
              <w:right w:val="nil"/>
            </w:tcBorders>
            <w:shd w:val="clear" w:color="auto" w:fill="auto"/>
            <w:noWrap/>
            <w:vAlign w:val="center"/>
            <w:hideMark/>
          </w:tcPr>
          <w:p w14:paraId="4BCFE28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5F6CD7A8"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1FF835C5"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Raça</w:t>
            </w:r>
          </w:p>
        </w:tc>
        <w:tc>
          <w:tcPr>
            <w:tcW w:w="574" w:type="dxa"/>
            <w:tcBorders>
              <w:top w:val="nil"/>
              <w:left w:val="nil"/>
              <w:bottom w:val="nil"/>
              <w:right w:val="nil"/>
            </w:tcBorders>
            <w:shd w:val="clear" w:color="auto" w:fill="auto"/>
            <w:noWrap/>
            <w:vAlign w:val="center"/>
            <w:hideMark/>
          </w:tcPr>
          <w:p w14:paraId="1033962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2613C4A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2B997011" w14:textId="77777777" w:rsidTr="00C32AC4">
        <w:trPr>
          <w:trHeight w:val="287"/>
        </w:trPr>
        <w:tc>
          <w:tcPr>
            <w:tcW w:w="6126" w:type="dxa"/>
            <w:tcBorders>
              <w:top w:val="nil"/>
              <w:left w:val="nil"/>
              <w:bottom w:val="nil"/>
              <w:right w:val="nil"/>
            </w:tcBorders>
            <w:shd w:val="clear" w:color="auto" w:fill="auto"/>
            <w:noWrap/>
            <w:vAlign w:val="center"/>
            <w:hideMark/>
          </w:tcPr>
          <w:p w14:paraId="6D9A301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amarela</w:t>
            </w:r>
          </w:p>
        </w:tc>
        <w:tc>
          <w:tcPr>
            <w:tcW w:w="574" w:type="dxa"/>
            <w:tcBorders>
              <w:top w:val="nil"/>
              <w:left w:val="nil"/>
              <w:bottom w:val="nil"/>
              <w:right w:val="nil"/>
            </w:tcBorders>
            <w:shd w:val="clear" w:color="auto" w:fill="auto"/>
            <w:noWrap/>
            <w:vAlign w:val="center"/>
            <w:hideMark/>
          </w:tcPr>
          <w:p w14:paraId="4F32F13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34</w:t>
            </w:r>
          </w:p>
        </w:tc>
        <w:tc>
          <w:tcPr>
            <w:tcW w:w="1300" w:type="dxa"/>
            <w:tcBorders>
              <w:top w:val="nil"/>
              <w:left w:val="nil"/>
              <w:bottom w:val="nil"/>
              <w:right w:val="nil"/>
            </w:tcBorders>
            <w:shd w:val="clear" w:color="auto" w:fill="auto"/>
            <w:noWrap/>
            <w:vAlign w:val="center"/>
            <w:hideMark/>
          </w:tcPr>
          <w:p w14:paraId="705C9A5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3392CCEC" w14:textId="77777777" w:rsidTr="00C32AC4">
        <w:trPr>
          <w:trHeight w:val="287"/>
        </w:trPr>
        <w:tc>
          <w:tcPr>
            <w:tcW w:w="6126" w:type="dxa"/>
            <w:tcBorders>
              <w:top w:val="nil"/>
              <w:left w:val="nil"/>
              <w:bottom w:val="nil"/>
              <w:right w:val="nil"/>
            </w:tcBorders>
            <w:shd w:val="clear" w:color="auto" w:fill="auto"/>
            <w:noWrap/>
            <w:vAlign w:val="center"/>
            <w:hideMark/>
          </w:tcPr>
          <w:p w14:paraId="386D173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branco</w:t>
            </w:r>
          </w:p>
        </w:tc>
        <w:tc>
          <w:tcPr>
            <w:tcW w:w="574" w:type="dxa"/>
            <w:tcBorders>
              <w:top w:val="nil"/>
              <w:left w:val="nil"/>
              <w:bottom w:val="nil"/>
              <w:right w:val="nil"/>
            </w:tcBorders>
            <w:shd w:val="clear" w:color="auto" w:fill="auto"/>
            <w:noWrap/>
            <w:vAlign w:val="center"/>
            <w:hideMark/>
          </w:tcPr>
          <w:p w14:paraId="4C20670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1.008</w:t>
            </w:r>
          </w:p>
        </w:tc>
        <w:tc>
          <w:tcPr>
            <w:tcW w:w="1300" w:type="dxa"/>
            <w:tcBorders>
              <w:top w:val="nil"/>
              <w:left w:val="nil"/>
              <w:bottom w:val="nil"/>
              <w:right w:val="nil"/>
            </w:tcBorders>
            <w:shd w:val="clear" w:color="auto" w:fill="auto"/>
            <w:noWrap/>
            <w:vAlign w:val="center"/>
            <w:hideMark/>
          </w:tcPr>
          <w:p w14:paraId="121E684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40%</w:t>
            </w:r>
          </w:p>
        </w:tc>
      </w:tr>
      <w:tr w:rsidR="00C32AC4" w:rsidRPr="00C32AC4" w14:paraId="7BA90680" w14:textId="77777777" w:rsidTr="00C32AC4">
        <w:trPr>
          <w:trHeight w:val="287"/>
        </w:trPr>
        <w:tc>
          <w:tcPr>
            <w:tcW w:w="6126" w:type="dxa"/>
            <w:tcBorders>
              <w:top w:val="nil"/>
              <w:left w:val="nil"/>
              <w:bottom w:val="nil"/>
              <w:right w:val="nil"/>
            </w:tcBorders>
            <w:shd w:val="clear" w:color="auto" w:fill="auto"/>
            <w:noWrap/>
            <w:vAlign w:val="center"/>
            <w:hideMark/>
          </w:tcPr>
          <w:p w14:paraId="21CC59D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indígena</w:t>
            </w:r>
          </w:p>
        </w:tc>
        <w:tc>
          <w:tcPr>
            <w:tcW w:w="574" w:type="dxa"/>
            <w:tcBorders>
              <w:top w:val="nil"/>
              <w:left w:val="nil"/>
              <w:bottom w:val="nil"/>
              <w:right w:val="nil"/>
            </w:tcBorders>
            <w:shd w:val="clear" w:color="auto" w:fill="auto"/>
            <w:noWrap/>
            <w:vAlign w:val="center"/>
            <w:hideMark/>
          </w:tcPr>
          <w:p w14:paraId="37A0753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34</w:t>
            </w:r>
          </w:p>
        </w:tc>
        <w:tc>
          <w:tcPr>
            <w:tcW w:w="1300" w:type="dxa"/>
            <w:tcBorders>
              <w:top w:val="nil"/>
              <w:left w:val="nil"/>
              <w:bottom w:val="nil"/>
              <w:right w:val="nil"/>
            </w:tcBorders>
            <w:shd w:val="clear" w:color="auto" w:fill="auto"/>
            <w:noWrap/>
            <w:vAlign w:val="center"/>
            <w:hideMark/>
          </w:tcPr>
          <w:p w14:paraId="21BD711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11688CE6" w14:textId="77777777" w:rsidTr="00C32AC4">
        <w:trPr>
          <w:trHeight w:val="287"/>
        </w:trPr>
        <w:tc>
          <w:tcPr>
            <w:tcW w:w="6126" w:type="dxa"/>
            <w:tcBorders>
              <w:top w:val="nil"/>
              <w:left w:val="nil"/>
              <w:bottom w:val="nil"/>
              <w:right w:val="nil"/>
            </w:tcBorders>
            <w:shd w:val="clear" w:color="auto" w:fill="auto"/>
            <w:noWrap/>
            <w:vAlign w:val="center"/>
            <w:hideMark/>
          </w:tcPr>
          <w:p w14:paraId="1E6B59B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w:t>
            </w:r>
          </w:p>
        </w:tc>
        <w:tc>
          <w:tcPr>
            <w:tcW w:w="574" w:type="dxa"/>
            <w:tcBorders>
              <w:top w:val="nil"/>
              <w:left w:val="nil"/>
              <w:bottom w:val="nil"/>
              <w:right w:val="nil"/>
            </w:tcBorders>
            <w:shd w:val="clear" w:color="auto" w:fill="auto"/>
            <w:noWrap/>
            <w:vAlign w:val="center"/>
            <w:hideMark/>
          </w:tcPr>
          <w:p w14:paraId="175D3C5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28</w:t>
            </w:r>
          </w:p>
        </w:tc>
        <w:tc>
          <w:tcPr>
            <w:tcW w:w="1300" w:type="dxa"/>
            <w:tcBorders>
              <w:top w:val="nil"/>
              <w:left w:val="nil"/>
              <w:bottom w:val="nil"/>
              <w:right w:val="nil"/>
            </w:tcBorders>
            <w:shd w:val="clear" w:color="auto" w:fill="auto"/>
            <w:noWrap/>
            <w:vAlign w:val="center"/>
            <w:hideMark/>
          </w:tcPr>
          <w:p w14:paraId="6EDF8E7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6C485F9A" w14:textId="77777777" w:rsidTr="00C32AC4">
        <w:trPr>
          <w:trHeight w:val="287"/>
        </w:trPr>
        <w:tc>
          <w:tcPr>
            <w:tcW w:w="6126" w:type="dxa"/>
            <w:tcBorders>
              <w:top w:val="nil"/>
              <w:left w:val="nil"/>
              <w:bottom w:val="nil"/>
              <w:right w:val="nil"/>
            </w:tcBorders>
            <w:shd w:val="clear" w:color="auto" w:fill="auto"/>
            <w:noWrap/>
            <w:vAlign w:val="center"/>
            <w:hideMark/>
          </w:tcPr>
          <w:p w14:paraId="72F2132B"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parda</w:t>
            </w:r>
          </w:p>
        </w:tc>
        <w:tc>
          <w:tcPr>
            <w:tcW w:w="574" w:type="dxa"/>
            <w:tcBorders>
              <w:top w:val="nil"/>
              <w:left w:val="nil"/>
              <w:bottom w:val="nil"/>
              <w:right w:val="nil"/>
            </w:tcBorders>
            <w:shd w:val="clear" w:color="auto" w:fill="auto"/>
            <w:noWrap/>
            <w:vAlign w:val="center"/>
            <w:hideMark/>
          </w:tcPr>
          <w:p w14:paraId="4BD63AA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1.155</w:t>
            </w:r>
          </w:p>
        </w:tc>
        <w:tc>
          <w:tcPr>
            <w:tcW w:w="1300" w:type="dxa"/>
            <w:tcBorders>
              <w:top w:val="nil"/>
              <w:left w:val="nil"/>
              <w:bottom w:val="nil"/>
              <w:right w:val="nil"/>
            </w:tcBorders>
            <w:shd w:val="clear" w:color="auto" w:fill="auto"/>
            <w:noWrap/>
            <w:vAlign w:val="center"/>
            <w:hideMark/>
          </w:tcPr>
          <w:p w14:paraId="7493FC7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46%</w:t>
            </w:r>
          </w:p>
        </w:tc>
      </w:tr>
      <w:tr w:rsidR="00C32AC4" w:rsidRPr="00C32AC4" w14:paraId="38C0B0E7" w14:textId="77777777" w:rsidTr="00C32AC4">
        <w:trPr>
          <w:trHeight w:val="287"/>
        </w:trPr>
        <w:tc>
          <w:tcPr>
            <w:tcW w:w="6126" w:type="dxa"/>
            <w:tcBorders>
              <w:top w:val="nil"/>
              <w:left w:val="nil"/>
              <w:bottom w:val="nil"/>
              <w:right w:val="nil"/>
            </w:tcBorders>
            <w:shd w:val="clear" w:color="auto" w:fill="auto"/>
            <w:noWrap/>
            <w:vAlign w:val="center"/>
            <w:hideMark/>
          </w:tcPr>
          <w:p w14:paraId="2F888E2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preta</w:t>
            </w:r>
          </w:p>
        </w:tc>
        <w:tc>
          <w:tcPr>
            <w:tcW w:w="574" w:type="dxa"/>
            <w:tcBorders>
              <w:top w:val="nil"/>
              <w:left w:val="nil"/>
              <w:bottom w:val="nil"/>
              <w:right w:val="nil"/>
            </w:tcBorders>
            <w:shd w:val="clear" w:color="auto" w:fill="auto"/>
            <w:noWrap/>
            <w:vAlign w:val="center"/>
            <w:hideMark/>
          </w:tcPr>
          <w:p w14:paraId="24C26E1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247</w:t>
            </w:r>
          </w:p>
        </w:tc>
        <w:tc>
          <w:tcPr>
            <w:tcW w:w="1300" w:type="dxa"/>
            <w:tcBorders>
              <w:top w:val="nil"/>
              <w:left w:val="nil"/>
              <w:bottom w:val="nil"/>
              <w:right w:val="nil"/>
            </w:tcBorders>
            <w:shd w:val="clear" w:color="auto" w:fill="auto"/>
            <w:noWrap/>
            <w:vAlign w:val="center"/>
            <w:hideMark/>
          </w:tcPr>
          <w:p w14:paraId="520584B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w:t>
            </w:r>
          </w:p>
        </w:tc>
      </w:tr>
      <w:tr w:rsidR="00C32AC4" w:rsidRPr="00C32AC4" w14:paraId="5B84FEE7" w14:textId="77777777" w:rsidTr="00C32AC4">
        <w:trPr>
          <w:trHeight w:val="287"/>
        </w:trPr>
        <w:tc>
          <w:tcPr>
            <w:tcW w:w="6126" w:type="dxa"/>
            <w:tcBorders>
              <w:top w:val="nil"/>
              <w:left w:val="nil"/>
              <w:bottom w:val="nil"/>
              <w:right w:val="nil"/>
            </w:tcBorders>
            <w:shd w:val="clear" w:color="auto" w:fill="auto"/>
            <w:noWrap/>
            <w:vAlign w:val="center"/>
            <w:hideMark/>
          </w:tcPr>
          <w:p w14:paraId="534F5AA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recusado</w:t>
            </w:r>
          </w:p>
        </w:tc>
        <w:tc>
          <w:tcPr>
            <w:tcW w:w="574" w:type="dxa"/>
            <w:tcBorders>
              <w:top w:val="nil"/>
              <w:left w:val="nil"/>
              <w:bottom w:val="single" w:sz="4" w:space="0" w:color="auto"/>
              <w:right w:val="nil"/>
            </w:tcBorders>
            <w:shd w:val="clear" w:color="auto" w:fill="auto"/>
            <w:noWrap/>
            <w:vAlign w:val="center"/>
            <w:hideMark/>
          </w:tcPr>
          <w:p w14:paraId="265545C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w:t>
            </w:r>
          </w:p>
        </w:tc>
        <w:tc>
          <w:tcPr>
            <w:tcW w:w="1300" w:type="dxa"/>
            <w:tcBorders>
              <w:top w:val="nil"/>
              <w:left w:val="nil"/>
              <w:bottom w:val="single" w:sz="4" w:space="0" w:color="auto"/>
              <w:right w:val="nil"/>
            </w:tcBorders>
            <w:shd w:val="clear" w:color="auto" w:fill="auto"/>
            <w:noWrap/>
            <w:vAlign w:val="center"/>
            <w:hideMark/>
          </w:tcPr>
          <w:p w14:paraId="3062DB5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53C158C7"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1833D882"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Educação</w:t>
            </w:r>
          </w:p>
        </w:tc>
        <w:tc>
          <w:tcPr>
            <w:tcW w:w="574" w:type="dxa"/>
            <w:tcBorders>
              <w:top w:val="nil"/>
              <w:left w:val="nil"/>
              <w:bottom w:val="nil"/>
              <w:right w:val="nil"/>
            </w:tcBorders>
            <w:shd w:val="clear" w:color="auto" w:fill="auto"/>
            <w:noWrap/>
            <w:vAlign w:val="center"/>
            <w:hideMark/>
          </w:tcPr>
          <w:p w14:paraId="1805BEF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2F7C6F2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6D99C204" w14:textId="77777777" w:rsidTr="00C32AC4">
        <w:trPr>
          <w:trHeight w:val="287"/>
        </w:trPr>
        <w:tc>
          <w:tcPr>
            <w:tcW w:w="6126" w:type="dxa"/>
            <w:tcBorders>
              <w:top w:val="nil"/>
              <w:left w:val="nil"/>
              <w:bottom w:val="nil"/>
              <w:right w:val="nil"/>
            </w:tcBorders>
            <w:shd w:val="clear" w:color="auto" w:fill="auto"/>
            <w:noWrap/>
            <w:vAlign w:val="center"/>
            <w:hideMark/>
          </w:tcPr>
          <w:p w14:paraId="3B779ED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ensino fundamental</w:t>
            </w:r>
          </w:p>
        </w:tc>
        <w:tc>
          <w:tcPr>
            <w:tcW w:w="574" w:type="dxa"/>
            <w:tcBorders>
              <w:top w:val="nil"/>
              <w:left w:val="nil"/>
              <w:bottom w:val="nil"/>
              <w:right w:val="nil"/>
            </w:tcBorders>
            <w:shd w:val="clear" w:color="auto" w:fill="auto"/>
            <w:noWrap/>
            <w:vAlign w:val="center"/>
            <w:hideMark/>
          </w:tcPr>
          <w:p w14:paraId="7714673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235</w:t>
            </w:r>
          </w:p>
        </w:tc>
        <w:tc>
          <w:tcPr>
            <w:tcW w:w="1300" w:type="dxa"/>
            <w:tcBorders>
              <w:top w:val="nil"/>
              <w:left w:val="nil"/>
              <w:bottom w:val="nil"/>
              <w:right w:val="nil"/>
            </w:tcBorders>
            <w:shd w:val="clear" w:color="auto" w:fill="auto"/>
            <w:noWrap/>
            <w:vAlign w:val="center"/>
            <w:hideMark/>
          </w:tcPr>
          <w:p w14:paraId="64C8275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w:t>
            </w:r>
          </w:p>
        </w:tc>
      </w:tr>
      <w:tr w:rsidR="00C32AC4" w:rsidRPr="00C32AC4" w14:paraId="41DCAF2D" w14:textId="77777777" w:rsidTr="00C32AC4">
        <w:trPr>
          <w:trHeight w:val="287"/>
        </w:trPr>
        <w:tc>
          <w:tcPr>
            <w:tcW w:w="6126" w:type="dxa"/>
            <w:tcBorders>
              <w:top w:val="nil"/>
              <w:left w:val="nil"/>
              <w:bottom w:val="nil"/>
              <w:right w:val="nil"/>
            </w:tcBorders>
            <w:shd w:val="clear" w:color="auto" w:fill="auto"/>
            <w:noWrap/>
            <w:vAlign w:val="center"/>
            <w:hideMark/>
          </w:tcPr>
          <w:p w14:paraId="3EB5010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ensino médio</w:t>
            </w:r>
          </w:p>
        </w:tc>
        <w:tc>
          <w:tcPr>
            <w:tcW w:w="574" w:type="dxa"/>
            <w:tcBorders>
              <w:top w:val="nil"/>
              <w:left w:val="nil"/>
              <w:bottom w:val="nil"/>
              <w:right w:val="nil"/>
            </w:tcBorders>
            <w:shd w:val="clear" w:color="auto" w:fill="auto"/>
            <w:noWrap/>
            <w:vAlign w:val="center"/>
            <w:hideMark/>
          </w:tcPr>
          <w:p w14:paraId="40F4260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774</w:t>
            </w:r>
          </w:p>
        </w:tc>
        <w:tc>
          <w:tcPr>
            <w:tcW w:w="1300" w:type="dxa"/>
            <w:tcBorders>
              <w:top w:val="nil"/>
              <w:left w:val="nil"/>
              <w:bottom w:val="nil"/>
              <w:right w:val="nil"/>
            </w:tcBorders>
            <w:shd w:val="clear" w:color="auto" w:fill="auto"/>
            <w:noWrap/>
            <w:vAlign w:val="center"/>
            <w:hideMark/>
          </w:tcPr>
          <w:p w14:paraId="7164C4B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31%</w:t>
            </w:r>
          </w:p>
        </w:tc>
      </w:tr>
      <w:tr w:rsidR="00C32AC4" w:rsidRPr="00C32AC4" w14:paraId="131240D9" w14:textId="77777777" w:rsidTr="00C32AC4">
        <w:trPr>
          <w:trHeight w:val="287"/>
        </w:trPr>
        <w:tc>
          <w:tcPr>
            <w:tcW w:w="6126" w:type="dxa"/>
            <w:tcBorders>
              <w:top w:val="nil"/>
              <w:left w:val="nil"/>
              <w:bottom w:val="nil"/>
              <w:right w:val="nil"/>
            </w:tcBorders>
            <w:shd w:val="clear" w:color="auto" w:fill="auto"/>
            <w:noWrap/>
            <w:vAlign w:val="center"/>
            <w:hideMark/>
          </w:tcPr>
          <w:p w14:paraId="4A391874"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técnico</w:t>
            </w:r>
          </w:p>
        </w:tc>
        <w:tc>
          <w:tcPr>
            <w:tcW w:w="574" w:type="dxa"/>
            <w:tcBorders>
              <w:top w:val="nil"/>
              <w:left w:val="nil"/>
              <w:bottom w:val="nil"/>
              <w:right w:val="nil"/>
            </w:tcBorders>
            <w:shd w:val="clear" w:color="auto" w:fill="auto"/>
            <w:noWrap/>
            <w:vAlign w:val="center"/>
            <w:hideMark/>
          </w:tcPr>
          <w:p w14:paraId="0B6C027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255</w:t>
            </w:r>
          </w:p>
        </w:tc>
        <w:tc>
          <w:tcPr>
            <w:tcW w:w="1300" w:type="dxa"/>
            <w:tcBorders>
              <w:top w:val="nil"/>
              <w:left w:val="nil"/>
              <w:bottom w:val="nil"/>
              <w:right w:val="nil"/>
            </w:tcBorders>
            <w:shd w:val="clear" w:color="auto" w:fill="auto"/>
            <w:noWrap/>
            <w:vAlign w:val="center"/>
            <w:hideMark/>
          </w:tcPr>
          <w:p w14:paraId="49A67CE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w:t>
            </w:r>
          </w:p>
        </w:tc>
      </w:tr>
      <w:tr w:rsidR="00C32AC4" w:rsidRPr="00C32AC4" w14:paraId="0FA5A992" w14:textId="77777777" w:rsidTr="00C32AC4">
        <w:trPr>
          <w:trHeight w:val="287"/>
        </w:trPr>
        <w:tc>
          <w:tcPr>
            <w:tcW w:w="6126" w:type="dxa"/>
            <w:tcBorders>
              <w:top w:val="nil"/>
              <w:left w:val="nil"/>
              <w:bottom w:val="nil"/>
              <w:right w:val="nil"/>
            </w:tcBorders>
            <w:shd w:val="clear" w:color="auto" w:fill="auto"/>
            <w:noWrap/>
            <w:vAlign w:val="center"/>
            <w:hideMark/>
          </w:tcPr>
          <w:p w14:paraId="3E4E8EA3"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graduação</w:t>
            </w:r>
          </w:p>
        </w:tc>
        <w:tc>
          <w:tcPr>
            <w:tcW w:w="574" w:type="dxa"/>
            <w:tcBorders>
              <w:top w:val="nil"/>
              <w:left w:val="nil"/>
              <w:bottom w:val="nil"/>
              <w:right w:val="nil"/>
            </w:tcBorders>
            <w:shd w:val="clear" w:color="auto" w:fill="auto"/>
            <w:noWrap/>
            <w:vAlign w:val="center"/>
            <w:hideMark/>
          </w:tcPr>
          <w:p w14:paraId="66C2D9D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874</w:t>
            </w:r>
          </w:p>
        </w:tc>
        <w:tc>
          <w:tcPr>
            <w:tcW w:w="1300" w:type="dxa"/>
            <w:tcBorders>
              <w:top w:val="nil"/>
              <w:left w:val="nil"/>
              <w:bottom w:val="nil"/>
              <w:right w:val="nil"/>
            </w:tcBorders>
            <w:shd w:val="clear" w:color="auto" w:fill="auto"/>
            <w:noWrap/>
            <w:vAlign w:val="center"/>
            <w:hideMark/>
          </w:tcPr>
          <w:p w14:paraId="5C2B995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35%</w:t>
            </w:r>
          </w:p>
        </w:tc>
      </w:tr>
      <w:tr w:rsidR="00C32AC4" w:rsidRPr="00C32AC4" w14:paraId="5C3FB7F8" w14:textId="77777777" w:rsidTr="00C32AC4">
        <w:trPr>
          <w:trHeight w:val="287"/>
        </w:trPr>
        <w:tc>
          <w:tcPr>
            <w:tcW w:w="6126" w:type="dxa"/>
            <w:tcBorders>
              <w:top w:val="nil"/>
              <w:left w:val="nil"/>
              <w:bottom w:val="nil"/>
              <w:right w:val="nil"/>
            </w:tcBorders>
            <w:shd w:val="clear" w:color="auto" w:fill="auto"/>
            <w:noWrap/>
            <w:vAlign w:val="center"/>
            <w:hideMark/>
          </w:tcPr>
          <w:p w14:paraId="6167042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pós-graduação</w:t>
            </w:r>
          </w:p>
        </w:tc>
        <w:tc>
          <w:tcPr>
            <w:tcW w:w="574" w:type="dxa"/>
            <w:tcBorders>
              <w:top w:val="nil"/>
              <w:left w:val="nil"/>
              <w:bottom w:val="nil"/>
              <w:right w:val="nil"/>
            </w:tcBorders>
            <w:shd w:val="clear" w:color="auto" w:fill="auto"/>
            <w:noWrap/>
            <w:vAlign w:val="center"/>
            <w:hideMark/>
          </w:tcPr>
          <w:p w14:paraId="48173C4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255</w:t>
            </w:r>
          </w:p>
        </w:tc>
        <w:tc>
          <w:tcPr>
            <w:tcW w:w="1300" w:type="dxa"/>
            <w:tcBorders>
              <w:top w:val="nil"/>
              <w:left w:val="nil"/>
              <w:bottom w:val="nil"/>
              <w:right w:val="nil"/>
            </w:tcBorders>
            <w:shd w:val="clear" w:color="auto" w:fill="auto"/>
            <w:noWrap/>
            <w:vAlign w:val="center"/>
            <w:hideMark/>
          </w:tcPr>
          <w:p w14:paraId="3E6FA5F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w:t>
            </w:r>
          </w:p>
        </w:tc>
      </w:tr>
      <w:tr w:rsidR="00C32AC4" w:rsidRPr="00C32AC4" w14:paraId="27144C64" w14:textId="77777777" w:rsidTr="00C32AC4">
        <w:trPr>
          <w:trHeight w:val="287"/>
        </w:trPr>
        <w:tc>
          <w:tcPr>
            <w:tcW w:w="6126" w:type="dxa"/>
            <w:tcBorders>
              <w:top w:val="nil"/>
              <w:left w:val="nil"/>
              <w:bottom w:val="nil"/>
              <w:right w:val="nil"/>
            </w:tcBorders>
            <w:shd w:val="clear" w:color="auto" w:fill="auto"/>
            <w:noWrap/>
            <w:vAlign w:val="center"/>
            <w:hideMark/>
          </w:tcPr>
          <w:p w14:paraId="138195D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mestrado</w:t>
            </w:r>
          </w:p>
        </w:tc>
        <w:tc>
          <w:tcPr>
            <w:tcW w:w="574" w:type="dxa"/>
            <w:tcBorders>
              <w:top w:val="nil"/>
              <w:left w:val="nil"/>
              <w:bottom w:val="nil"/>
              <w:right w:val="nil"/>
            </w:tcBorders>
            <w:shd w:val="clear" w:color="auto" w:fill="auto"/>
            <w:noWrap/>
            <w:vAlign w:val="center"/>
            <w:hideMark/>
          </w:tcPr>
          <w:p w14:paraId="6D5F00E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111</w:t>
            </w:r>
          </w:p>
        </w:tc>
        <w:tc>
          <w:tcPr>
            <w:tcW w:w="1300" w:type="dxa"/>
            <w:tcBorders>
              <w:top w:val="nil"/>
              <w:left w:val="nil"/>
              <w:bottom w:val="nil"/>
              <w:right w:val="nil"/>
            </w:tcBorders>
            <w:shd w:val="clear" w:color="auto" w:fill="auto"/>
            <w:noWrap/>
            <w:vAlign w:val="center"/>
            <w:hideMark/>
          </w:tcPr>
          <w:p w14:paraId="70B33C1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6AE53220" w14:textId="77777777" w:rsidTr="00C32AC4">
        <w:trPr>
          <w:trHeight w:val="287"/>
        </w:trPr>
        <w:tc>
          <w:tcPr>
            <w:tcW w:w="6126" w:type="dxa"/>
            <w:tcBorders>
              <w:top w:val="nil"/>
              <w:left w:val="nil"/>
              <w:bottom w:val="single" w:sz="4" w:space="0" w:color="auto"/>
              <w:right w:val="nil"/>
            </w:tcBorders>
            <w:shd w:val="clear" w:color="auto" w:fill="auto"/>
            <w:noWrap/>
            <w:vAlign w:val="center"/>
            <w:hideMark/>
          </w:tcPr>
          <w:p w14:paraId="50C367A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Ph.D. (doutorado)</w:t>
            </w:r>
          </w:p>
        </w:tc>
        <w:tc>
          <w:tcPr>
            <w:tcW w:w="574" w:type="dxa"/>
            <w:tcBorders>
              <w:top w:val="nil"/>
              <w:left w:val="nil"/>
              <w:bottom w:val="single" w:sz="4" w:space="0" w:color="auto"/>
              <w:right w:val="nil"/>
            </w:tcBorders>
            <w:shd w:val="clear" w:color="auto" w:fill="auto"/>
            <w:noWrap/>
            <w:vAlign w:val="center"/>
            <w:hideMark/>
          </w:tcPr>
          <w:p w14:paraId="736D3F6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26</w:t>
            </w:r>
          </w:p>
        </w:tc>
        <w:tc>
          <w:tcPr>
            <w:tcW w:w="1300" w:type="dxa"/>
            <w:tcBorders>
              <w:top w:val="nil"/>
              <w:left w:val="nil"/>
              <w:bottom w:val="single" w:sz="4" w:space="0" w:color="auto"/>
              <w:right w:val="nil"/>
            </w:tcBorders>
            <w:shd w:val="clear" w:color="auto" w:fill="auto"/>
            <w:noWrap/>
            <w:vAlign w:val="center"/>
            <w:hideMark/>
          </w:tcPr>
          <w:p w14:paraId="412606F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bl>
    <w:p w14:paraId="09F23450" w14:textId="6531072F" w:rsidR="00C32AC4" w:rsidRDefault="00C32AC4" w:rsidP="00C32AC4">
      <w:pPr>
        <w:rPr>
          <w:color w:val="000000" w:themeColor="text1"/>
        </w:rPr>
      </w:pPr>
      <w:moveToRangeStart w:id="16" w:author="ADRIANA JARDIM ARIAS PEREIRA" w:date="2022-10-19T19:20:00Z" w:name="move117099657"/>
      <w:ins w:id="17" w:author="ADRIANA JARDIM ARIAS PEREIRA" w:date="2022-10-19T19:20:00Z">
        <w:r w:rsidRPr="00E73554">
          <w:rPr>
            <w:color w:val="000000" w:themeColor="text1"/>
          </w:rPr>
          <w:t>Fonte: Resultados originais da pesquisa</w:t>
        </w:r>
      </w:ins>
    </w:p>
    <w:p w14:paraId="24ED7336" w14:textId="5418D6F9" w:rsidR="00C32AC4" w:rsidRDefault="00C32AC4" w:rsidP="00C32AC4">
      <w:pPr>
        <w:rPr>
          <w:color w:val="000000" w:themeColor="text1"/>
        </w:rPr>
      </w:pPr>
    </w:p>
    <w:p w14:paraId="57FBE885" w14:textId="6C1D15B1" w:rsidR="00C32AC4" w:rsidRDefault="00C32AC4" w:rsidP="00C32AC4">
      <w:pPr>
        <w:rPr>
          <w:color w:val="000000" w:themeColor="text1"/>
        </w:rPr>
      </w:pPr>
    </w:p>
    <w:p w14:paraId="730B7080" w14:textId="5FE900D7" w:rsidR="00C32AC4" w:rsidRDefault="00C32AC4" w:rsidP="00C32AC4">
      <w:pPr>
        <w:pStyle w:val="Legenda"/>
        <w:spacing w:after="0"/>
      </w:pPr>
      <w:r w:rsidRPr="00A2638C">
        <w:rPr>
          <w:i w:val="0"/>
          <w:iCs w:val="0"/>
          <w:color w:val="000000" w:themeColor="text1"/>
          <w:sz w:val="22"/>
          <w:szCs w:val="22"/>
        </w:rPr>
        <w:lastRenderedPageBreak/>
        <w:t xml:space="preserve">Tabela 1. Resumo dos dados demográficos calculados para o estudo </w:t>
      </w:r>
      <w:r>
        <w:rPr>
          <w:i w:val="0"/>
          <w:iCs w:val="0"/>
          <w:color w:val="000000" w:themeColor="text1"/>
          <w:sz w:val="22"/>
          <w:szCs w:val="22"/>
        </w:rPr>
        <w:t xml:space="preserve">de </w:t>
      </w:r>
      <w:r w:rsidRPr="00A2638C">
        <w:rPr>
          <w:i w:val="0"/>
          <w:iCs w:val="0"/>
          <w:color w:val="000000" w:themeColor="text1"/>
          <w:sz w:val="22"/>
          <w:szCs w:val="22"/>
        </w:rPr>
        <w:t>caso (valores absolutos e percentuais)</w:t>
      </w:r>
      <w:ins w:id="18" w:author="ADRIANA JARDIM ARIAS PEREIRA" w:date="2022-10-19T19:16:00Z">
        <w:r>
          <w:rPr>
            <w:i w:val="0"/>
            <w:iCs w:val="0"/>
            <w:color w:val="000000" w:themeColor="text1"/>
            <w:sz w:val="22"/>
            <w:szCs w:val="22"/>
          </w:rPr>
          <w:t xml:space="preserve">.    </w:t>
        </w:r>
      </w:ins>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t xml:space="preserve">   </w:t>
      </w:r>
      <w:r w:rsidRPr="00C32AC4">
        <w:rPr>
          <w:i w:val="0"/>
          <w:iCs w:val="0"/>
          <w:color w:val="000000" w:themeColor="text1"/>
        </w:rPr>
        <w:t>(conclusão)</w:t>
      </w:r>
    </w:p>
    <w:tbl>
      <w:tblPr>
        <w:tblW w:w="8571" w:type="dxa"/>
        <w:tblCellMar>
          <w:left w:w="70" w:type="dxa"/>
          <w:right w:w="70" w:type="dxa"/>
        </w:tblCellMar>
        <w:tblLook w:val="04A0" w:firstRow="1" w:lastRow="0" w:firstColumn="1" w:lastColumn="0" w:noHBand="0" w:noVBand="1"/>
      </w:tblPr>
      <w:tblGrid>
        <w:gridCol w:w="6379"/>
        <w:gridCol w:w="1278"/>
        <w:gridCol w:w="1300"/>
      </w:tblGrid>
      <w:tr w:rsidR="00C32AC4" w:rsidRPr="00C32AC4" w14:paraId="7B575DF7" w14:textId="77777777" w:rsidTr="00C32AC4">
        <w:trPr>
          <w:trHeight w:val="287"/>
        </w:trPr>
        <w:tc>
          <w:tcPr>
            <w:tcW w:w="6379" w:type="dxa"/>
            <w:tcBorders>
              <w:top w:val="single" w:sz="4" w:space="0" w:color="auto"/>
              <w:left w:val="nil"/>
              <w:bottom w:val="single" w:sz="4" w:space="0" w:color="auto"/>
              <w:right w:val="nil"/>
            </w:tcBorders>
            <w:shd w:val="clear" w:color="auto" w:fill="auto"/>
            <w:noWrap/>
            <w:vAlign w:val="center"/>
            <w:hideMark/>
          </w:tcPr>
          <w:p w14:paraId="372E9B45"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Característica Demográfica</w:t>
            </w:r>
          </w:p>
        </w:tc>
        <w:tc>
          <w:tcPr>
            <w:tcW w:w="892" w:type="dxa"/>
            <w:tcBorders>
              <w:top w:val="single" w:sz="4" w:space="0" w:color="auto"/>
              <w:left w:val="nil"/>
              <w:bottom w:val="single" w:sz="4" w:space="0" w:color="auto"/>
              <w:right w:val="nil"/>
            </w:tcBorders>
            <w:shd w:val="clear" w:color="auto" w:fill="auto"/>
            <w:noWrap/>
            <w:vAlign w:val="center"/>
            <w:hideMark/>
          </w:tcPr>
          <w:p w14:paraId="12077D36"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Quantidade</w:t>
            </w:r>
          </w:p>
        </w:tc>
        <w:tc>
          <w:tcPr>
            <w:tcW w:w="1300" w:type="dxa"/>
            <w:tcBorders>
              <w:top w:val="single" w:sz="4" w:space="0" w:color="auto"/>
              <w:left w:val="nil"/>
              <w:bottom w:val="single" w:sz="4" w:space="0" w:color="auto"/>
              <w:right w:val="nil"/>
            </w:tcBorders>
            <w:shd w:val="clear" w:color="auto" w:fill="auto"/>
            <w:noWrap/>
            <w:vAlign w:val="center"/>
            <w:hideMark/>
          </w:tcPr>
          <w:p w14:paraId="445B3D9C"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Percentual</w:t>
            </w:r>
          </w:p>
        </w:tc>
      </w:tr>
      <w:tr w:rsidR="00C32AC4" w:rsidRPr="00C32AC4" w14:paraId="0B180058" w14:textId="77777777" w:rsidTr="00C32AC4">
        <w:trPr>
          <w:trHeight w:val="287"/>
        </w:trPr>
        <w:tc>
          <w:tcPr>
            <w:tcW w:w="6379" w:type="dxa"/>
            <w:tcBorders>
              <w:top w:val="nil"/>
              <w:left w:val="nil"/>
              <w:bottom w:val="nil"/>
              <w:right w:val="nil"/>
            </w:tcBorders>
            <w:shd w:val="clear" w:color="auto" w:fill="auto"/>
            <w:noWrap/>
            <w:vAlign w:val="center"/>
            <w:hideMark/>
          </w:tcPr>
          <w:p w14:paraId="61BCB3D4"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Estado Civil</w:t>
            </w:r>
          </w:p>
        </w:tc>
        <w:tc>
          <w:tcPr>
            <w:tcW w:w="892" w:type="dxa"/>
            <w:tcBorders>
              <w:top w:val="nil"/>
              <w:left w:val="nil"/>
              <w:bottom w:val="nil"/>
              <w:right w:val="nil"/>
            </w:tcBorders>
            <w:shd w:val="clear" w:color="auto" w:fill="auto"/>
            <w:noWrap/>
            <w:vAlign w:val="center"/>
            <w:hideMark/>
          </w:tcPr>
          <w:p w14:paraId="1F4BC9D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398A562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26A774C6" w14:textId="77777777" w:rsidTr="00C32AC4">
        <w:trPr>
          <w:trHeight w:val="287"/>
        </w:trPr>
        <w:tc>
          <w:tcPr>
            <w:tcW w:w="6379" w:type="dxa"/>
            <w:tcBorders>
              <w:top w:val="nil"/>
              <w:left w:val="nil"/>
              <w:bottom w:val="nil"/>
              <w:right w:val="nil"/>
            </w:tcBorders>
            <w:shd w:val="clear" w:color="auto" w:fill="auto"/>
            <w:noWrap/>
            <w:vAlign w:val="center"/>
            <w:hideMark/>
          </w:tcPr>
          <w:p w14:paraId="32D1F23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casado ou vivendo com companheiro</w:t>
            </w:r>
          </w:p>
        </w:tc>
        <w:tc>
          <w:tcPr>
            <w:tcW w:w="892" w:type="dxa"/>
            <w:tcBorders>
              <w:top w:val="nil"/>
              <w:left w:val="nil"/>
              <w:bottom w:val="nil"/>
              <w:right w:val="nil"/>
            </w:tcBorders>
            <w:shd w:val="clear" w:color="auto" w:fill="auto"/>
            <w:noWrap/>
            <w:vAlign w:val="center"/>
            <w:hideMark/>
          </w:tcPr>
          <w:p w14:paraId="3B45A49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1.425</w:t>
            </w:r>
          </w:p>
        </w:tc>
        <w:tc>
          <w:tcPr>
            <w:tcW w:w="1300" w:type="dxa"/>
            <w:tcBorders>
              <w:top w:val="nil"/>
              <w:left w:val="nil"/>
              <w:bottom w:val="nil"/>
              <w:right w:val="nil"/>
            </w:tcBorders>
            <w:shd w:val="clear" w:color="auto" w:fill="auto"/>
            <w:noWrap/>
            <w:vAlign w:val="center"/>
            <w:hideMark/>
          </w:tcPr>
          <w:p w14:paraId="79C8C7D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56%</w:t>
            </w:r>
          </w:p>
        </w:tc>
      </w:tr>
      <w:tr w:rsidR="00C32AC4" w:rsidRPr="00C32AC4" w14:paraId="0BB47147" w14:textId="77777777" w:rsidTr="00C32AC4">
        <w:trPr>
          <w:trHeight w:val="287"/>
        </w:trPr>
        <w:tc>
          <w:tcPr>
            <w:tcW w:w="6379" w:type="dxa"/>
            <w:tcBorders>
              <w:top w:val="nil"/>
              <w:left w:val="nil"/>
              <w:bottom w:val="nil"/>
              <w:right w:val="nil"/>
            </w:tcBorders>
            <w:shd w:val="clear" w:color="auto" w:fill="auto"/>
            <w:noWrap/>
            <w:vAlign w:val="center"/>
            <w:hideMark/>
          </w:tcPr>
          <w:p w14:paraId="0137988A"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divorciado</w:t>
            </w:r>
          </w:p>
        </w:tc>
        <w:tc>
          <w:tcPr>
            <w:tcW w:w="892" w:type="dxa"/>
            <w:tcBorders>
              <w:top w:val="nil"/>
              <w:left w:val="nil"/>
              <w:bottom w:val="nil"/>
              <w:right w:val="nil"/>
            </w:tcBorders>
            <w:shd w:val="clear" w:color="auto" w:fill="auto"/>
            <w:noWrap/>
            <w:vAlign w:val="center"/>
            <w:hideMark/>
          </w:tcPr>
          <w:p w14:paraId="4CE399F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227</w:t>
            </w:r>
          </w:p>
        </w:tc>
        <w:tc>
          <w:tcPr>
            <w:tcW w:w="1300" w:type="dxa"/>
            <w:tcBorders>
              <w:top w:val="nil"/>
              <w:left w:val="nil"/>
              <w:bottom w:val="nil"/>
              <w:right w:val="nil"/>
            </w:tcBorders>
            <w:shd w:val="clear" w:color="auto" w:fill="auto"/>
            <w:noWrap/>
            <w:vAlign w:val="center"/>
            <w:hideMark/>
          </w:tcPr>
          <w:p w14:paraId="529726B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w:t>
            </w:r>
          </w:p>
        </w:tc>
      </w:tr>
      <w:tr w:rsidR="00C32AC4" w:rsidRPr="00C32AC4" w14:paraId="167040B6" w14:textId="77777777" w:rsidTr="00C32AC4">
        <w:trPr>
          <w:trHeight w:val="287"/>
        </w:trPr>
        <w:tc>
          <w:tcPr>
            <w:tcW w:w="6379" w:type="dxa"/>
            <w:tcBorders>
              <w:top w:val="nil"/>
              <w:left w:val="nil"/>
              <w:bottom w:val="nil"/>
              <w:right w:val="nil"/>
            </w:tcBorders>
            <w:shd w:val="clear" w:color="auto" w:fill="auto"/>
            <w:noWrap/>
            <w:vAlign w:val="center"/>
            <w:hideMark/>
          </w:tcPr>
          <w:p w14:paraId="246A78E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nunca se casou/solteiro</w:t>
            </w:r>
          </w:p>
        </w:tc>
        <w:tc>
          <w:tcPr>
            <w:tcW w:w="892" w:type="dxa"/>
            <w:tcBorders>
              <w:top w:val="nil"/>
              <w:left w:val="nil"/>
              <w:bottom w:val="nil"/>
              <w:right w:val="nil"/>
            </w:tcBorders>
            <w:shd w:val="clear" w:color="auto" w:fill="auto"/>
            <w:noWrap/>
            <w:vAlign w:val="center"/>
            <w:hideMark/>
          </w:tcPr>
          <w:p w14:paraId="23ABF92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732</w:t>
            </w:r>
          </w:p>
        </w:tc>
        <w:tc>
          <w:tcPr>
            <w:tcW w:w="1300" w:type="dxa"/>
            <w:tcBorders>
              <w:top w:val="nil"/>
              <w:left w:val="nil"/>
              <w:bottom w:val="nil"/>
              <w:right w:val="nil"/>
            </w:tcBorders>
            <w:shd w:val="clear" w:color="auto" w:fill="auto"/>
            <w:noWrap/>
            <w:vAlign w:val="center"/>
            <w:hideMark/>
          </w:tcPr>
          <w:p w14:paraId="1782F7F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29%</w:t>
            </w:r>
          </w:p>
        </w:tc>
      </w:tr>
      <w:tr w:rsidR="00C32AC4" w:rsidRPr="00C32AC4" w14:paraId="7CF553C9" w14:textId="77777777" w:rsidTr="00C32AC4">
        <w:trPr>
          <w:trHeight w:val="287"/>
        </w:trPr>
        <w:tc>
          <w:tcPr>
            <w:tcW w:w="6379" w:type="dxa"/>
            <w:tcBorders>
              <w:top w:val="nil"/>
              <w:left w:val="nil"/>
              <w:bottom w:val="nil"/>
              <w:right w:val="nil"/>
            </w:tcBorders>
            <w:shd w:val="clear" w:color="auto" w:fill="auto"/>
            <w:noWrap/>
            <w:vAlign w:val="center"/>
            <w:hideMark/>
          </w:tcPr>
          <w:p w14:paraId="6B6F488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separado</w:t>
            </w:r>
          </w:p>
        </w:tc>
        <w:tc>
          <w:tcPr>
            <w:tcW w:w="892" w:type="dxa"/>
            <w:tcBorders>
              <w:top w:val="nil"/>
              <w:left w:val="nil"/>
              <w:bottom w:val="nil"/>
              <w:right w:val="nil"/>
            </w:tcBorders>
            <w:shd w:val="clear" w:color="auto" w:fill="auto"/>
            <w:noWrap/>
            <w:vAlign w:val="center"/>
            <w:hideMark/>
          </w:tcPr>
          <w:p w14:paraId="273D542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48</w:t>
            </w:r>
          </w:p>
        </w:tc>
        <w:tc>
          <w:tcPr>
            <w:tcW w:w="1300" w:type="dxa"/>
            <w:tcBorders>
              <w:top w:val="nil"/>
              <w:left w:val="nil"/>
              <w:bottom w:val="nil"/>
              <w:right w:val="nil"/>
            </w:tcBorders>
            <w:shd w:val="clear" w:color="auto" w:fill="auto"/>
            <w:noWrap/>
            <w:vAlign w:val="center"/>
            <w:hideMark/>
          </w:tcPr>
          <w:p w14:paraId="76D24D8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30B1E75F" w14:textId="77777777" w:rsidTr="00C32AC4">
        <w:trPr>
          <w:trHeight w:val="287"/>
        </w:trPr>
        <w:tc>
          <w:tcPr>
            <w:tcW w:w="6379" w:type="dxa"/>
            <w:tcBorders>
              <w:top w:val="nil"/>
              <w:left w:val="nil"/>
              <w:bottom w:val="nil"/>
              <w:right w:val="nil"/>
            </w:tcBorders>
            <w:shd w:val="clear" w:color="auto" w:fill="auto"/>
            <w:noWrap/>
            <w:vAlign w:val="center"/>
            <w:hideMark/>
          </w:tcPr>
          <w:p w14:paraId="6A9C501C"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viúvo</w:t>
            </w:r>
          </w:p>
        </w:tc>
        <w:tc>
          <w:tcPr>
            <w:tcW w:w="892" w:type="dxa"/>
            <w:tcBorders>
              <w:top w:val="nil"/>
              <w:left w:val="nil"/>
              <w:bottom w:val="nil"/>
              <w:right w:val="nil"/>
            </w:tcBorders>
            <w:shd w:val="clear" w:color="auto" w:fill="auto"/>
            <w:noWrap/>
            <w:vAlign w:val="center"/>
            <w:hideMark/>
          </w:tcPr>
          <w:p w14:paraId="09BA396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98</w:t>
            </w:r>
          </w:p>
        </w:tc>
        <w:tc>
          <w:tcPr>
            <w:tcW w:w="1300" w:type="dxa"/>
            <w:tcBorders>
              <w:top w:val="nil"/>
              <w:left w:val="nil"/>
              <w:bottom w:val="nil"/>
              <w:right w:val="nil"/>
            </w:tcBorders>
            <w:shd w:val="clear" w:color="auto" w:fill="auto"/>
            <w:noWrap/>
            <w:vAlign w:val="center"/>
            <w:hideMark/>
          </w:tcPr>
          <w:p w14:paraId="48383E1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3F177116" w14:textId="77777777" w:rsidTr="00C32AC4">
        <w:trPr>
          <w:trHeight w:val="287"/>
        </w:trPr>
        <w:tc>
          <w:tcPr>
            <w:tcW w:w="6379" w:type="dxa"/>
            <w:tcBorders>
              <w:top w:val="single" w:sz="4" w:space="0" w:color="auto"/>
              <w:left w:val="nil"/>
              <w:bottom w:val="nil"/>
              <w:right w:val="nil"/>
            </w:tcBorders>
            <w:shd w:val="clear" w:color="auto" w:fill="auto"/>
            <w:noWrap/>
            <w:vAlign w:val="center"/>
            <w:hideMark/>
          </w:tcPr>
          <w:p w14:paraId="3405EF25"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Tempo de Empresa</w:t>
            </w:r>
          </w:p>
        </w:tc>
        <w:tc>
          <w:tcPr>
            <w:tcW w:w="892" w:type="dxa"/>
            <w:tcBorders>
              <w:top w:val="single" w:sz="4" w:space="0" w:color="auto"/>
              <w:left w:val="nil"/>
              <w:bottom w:val="nil"/>
              <w:right w:val="nil"/>
            </w:tcBorders>
            <w:shd w:val="clear" w:color="auto" w:fill="auto"/>
            <w:noWrap/>
            <w:vAlign w:val="center"/>
            <w:hideMark/>
          </w:tcPr>
          <w:p w14:paraId="62B42AC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single" w:sz="4" w:space="0" w:color="auto"/>
              <w:left w:val="nil"/>
              <w:bottom w:val="nil"/>
              <w:right w:val="nil"/>
            </w:tcBorders>
            <w:shd w:val="clear" w:color="auto" w:fill="auto"/>
            <w:noWrap/>
            <w:vAlign w:val="center"/>
            <w:hideMark/>
          </w:tcPr>
          <w:p w14:paraId="34DA8B1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4FF7F703" w14:textId="77777777" w:rsidTr="00C32AC4">
        <w:trPr>
          <w:trHeight w:val="287"/>
        </w:trPr>
        <w:tc>
          <w:tcPr>
            <w:tcW w:w="6379" w:type="dxa"/>
            <w:tcBorders>
              <w:top w:val="nil"/>
              <w:left w:val="nil"/>
              <w:bottom w:val="nil"/>
              <w:right w:val="nil"/>
            </w:tcBorders>
            <w:shd w:val="clear" w:color="auto" w:fill="auto"/>
            <w:noWrap/>
            <w:vAlign w:val="center"/>
            <w:hideMark/>
          </w:tcPr>
          <w:p w14:paraId="015A3083"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1 a 5 anos</w:t>
            </w:r>
          </w:p>
        </w:tc>
        <w:tc>
          <w:tcPr>
            <w:tcW w:w="892" w:type="dxa"/>
            <w:tcBorders>
              <w:top w:val="nil"/>
              <w:left w:val="nil"/>
              <w:bottom w:val="nil"/>
              <w:right w:val="nil"/>
            </w:tcBorders>
            <w:shd w:val="clear" w:color="auto" w:fill="auto"/>
            <w:noWrap/>
            <w:vAlign w:val="center"/>
            <w:hideMark/>
          </w:tcPr>
          <w:p w14:paraId="7C03CB0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1.392</w:t>
            </w:r>
          </w:p>
        </w:tc>
        <w:tc>
          <w:tcPr>
            <w:tcW w:w="1300" w:type="dxa"/>
            <w:tcBorders>
              <w:top w:val="nil"/>
              <w:left w:val="nil"/>
              <w:bottom w:val="nil"/>
              <w:right w:val="nil"/>
            </w:tcBorders>
            <w:shd w:val="clear" w:color="auto" w:fill="auto"/>
            <w:noWrap/>
            <w:vAlign w:val="center"/>
            <w:hideMark/>
          </w:tcPr>
          <w:p w14:paraId="3891E48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55%</w:t>
            </w:r>
          </w:p>
        </w:tc>
      </w:tr>
      <w:tr w:rsidR="00C32AC4" w:rsidRPr="00C32AC4" w14:paraId="396491F6" w14:textId="77777777" w:rsidTr="00C32AC4">
        <w:trPr>
          <w:trHeight w:val="287"/>
        </w:trPr>
        <w:tc>
          <w:tcPr>
            <w:tcW w:w="6379" w:type="dxa"/>
            <w:tcBorders>
              <w:top w:val="nil"/>
              <w:left w:val="nil"/>
              <w:bottom w:val="nil"/>
              <w:right w:val="nil"/>
            </w:tcBorders>
            <w:shd w:val="clear" w:color="auto" w:fill="auto"/>
            <w:noWrap/>
            <w:vAlign w:val="center"/>
            <w:hideMark/>
          </w:tcPr>
          <w:p w14:paraId="76CC193C"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10 a 20 anos</w:t>
            </w:r>
          </w:p>
        </w:tc>
        <w:tc>
          <w:tcPr>
            <w:tcW w:w="892" w:type="dxa"/>
            <w:tcBorders>
              <w:top w:val="nil"/>
              <w:left w:val="nil"/>
              <w:bottom w:val="nil"/>
              <w:right w:val="nil"/>
            </w:tcBorders>
            <w:shd w:val="clear" w:color="auto" w:fill="auto"/>
            <w:noWrap/>
            <w:vAlign w:val="center"/>
            <w:hideMark/>
          </w:tcPr>
          <w:p w14:paraId="0EF1094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158</w:t>
            </w:r>
          </w:p>
        </w:tc>
        <w:tc>
          <w:tcPr>
            <w:tcW w:w="1300" w:type="dxa"/>
            <w:tcBorders>
              <w:top w:val="nil"/>
              <w:left w:val="nil"/>
              <w:bottom w:val="nil"/>
              <w:right w:val="nil"/>
            </w:tcBorders>
            <w:shd w:val="clear" w:color="auto" w:fill="auto"/>
            <w:noWrap/>
            <w:vAlign w:val="center"/>
            <w:hideMark/>
          </w:tcPr>
          <w:p w14:paraId="4FFD098F"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w:t>
            </w:r>
          </w:p>
        </w:tc>
      </w:tr>
      <w:tr w:rsidR="00C32AC4" w:rsidRPr="00C32AC4" w14:paraId="27AA9213" w14:textId="77777777" w:rsidTr="00C32AC4">
        <w:trPr>
          <w:trHeight w:val="287"/>
        </w:trPr>
        <w:tc>
          <w:tcPr>
            <w:tcW w:w="6379" w:type="dxa"/>
            <w:tcBorders>
              <w:top w:val="nil"/>
              <w:left w:val="nil"/>
              <w:bottom w:val="nil"/>
              <w:right w:val="nil"/>
            </w:tcBorders>
            <w:shd w:val="clear" w:color="auto" w:fill="auto"/>
            <w:noWrap/>
            <w:vAlign w:val="center"/>
            <w:hideMark/>
          </w:tcPr>
          <w:p w14:paraId="62404A2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6 a 10 anos</w:t>
            </w:r>
          </w:p>
        </w:tc>
        <w:tc>
          <w:tcPr>
            <w:tcW w:w="892" w:type="dxa"/>
            <w:tcBorders>
              <w:top w:val="nil"/>
              <w:left w:val="nil"/>
              <w:bottom w:val="nil"/>
              <w:right w:val="nil"/>
            </w:tcBorders>
            <w:shd w:val="clear" w:color="auto" w:fill="auto"/>
            <w:noWrap/>
            <w:vAlign w:val="center"/>
            <w:hideMark/>
          </w:tcPr>
          <w:p w14:paraId="5768C3E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540</w:t>
            </w:r>
          </w:p>
        </w:tc>
        <w:tc>
          <w:tcPr>
            <w:tcW w:w="1300" w:type="dxa"/>
            <w:tcBorders>
              <w:top w:val="nil"/>
              <w:left w:val="nil"/>
              <w:bottom w:val="nil"/>
              <w:right w:val="nil"/>
            </w:tcBorders>
            <w:shd w:val="clear" w:color="auto" w:fill="auto"/>
            <w:noWrap/>
            <w:vAlign w:val="center"/>
            <w:hideMark/>
          </w:tcPr>
          <w:p w14:paraId="6931698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21%</w:t>
            </w:r>
          </w:p>
        </w:tc>
      </w:tr>
      <w:tr w:rsidR="00C32AC4" w:rsidRPr="00C32AC4" w14:paraId="5655AF83" w14:textId="77777777" w:rsidTr="00C32AC4">
        <w:trPr>
          <w:trHeight w:val="287"/>
        </w:trPr>
        <w:tc>
          <w:tcPr>
            <w:tcW w:w="6379" w:type="dxa"/>
            <w:tcBorders>
              <w:top w:val="nil"/>
              <w:left w:val="nil"/>
              <w:bottom w:val="nil"/>
              <w:right w:val="nil"/>
            </w:tcBorders>
            <w:shd w:val="clear" w:color="auto" w:fill="auto"/>
            <w:noWrap/>
            <w:vAlign w:val="center"/>
            <w:hideMark/>
          </w:tcPr>
          <w:p w14:paraId="55B2AC8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mais de 20 anos</w:t>
            </w:r>
          </w:p>
        </w:tc>
        <w:tc>
          <w:tcPr>
            <w:tcW w:w="892" w:type="dxa"/>
            <w:tcBorders>
              <w:top w:val="nil"/>
              <w:left w:val="nil"/>
              <w:bottom w:val="nil"/>
              <w:right w:val="nil"/>
            </w:tcBorders>
            <w:shd w:val="clear" w:color="auto" w:fill="auto"/>
            <w:noWrap/>
            <w:vAlign w:val="center"/>
            <w:hideMark/>
          </w:tcPr>
          <w:p w14:paraId="4292B2A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54</w:t>
            </w:r>
          </w:p>
        </w:tc>
        <w:tc>
          <w:tcPr>
            <w:tcW w:w="1300" w:type="dxa"/>
            <w:tcBorders>
              <w:top w:val="nil"/>
              <w:left w:val="nil"/>
              <w:bottom w:val="nil"/>
              <w:right w:val="nil"/>
            </w:tcBorders>
            <w:shd w:val="clear" w:color="auto" w:fill="auto"/>
            <w:noWrap/>
            <w:vAlign w:val="center"/>
            <w:hideMark/>
          </w:tcPr>
          <w:p w14:paraId="10DBABA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019E639B" w14:textId="77777777" w:rsidTr="00C32AC4">
        <w:trPr>
          <w:trHeight w:val="287"/>
        </w:trPr>
        <w:tc>
          <w:tcPr>
            <w:tcW w:w="6379" w:type="dxa"/>
            <w:tcBorders>
              <w:top w:val="nil"/>
              <w:left w:val="nil"/>
              <w:bottom w:val="nil"/>
              <w:right w:val="nil"/>
            </w:tcBorders>
            <w:shd w:val="clear" w:color="auto" w:fill="auto"/>
            <w:noWrap/>
            <w:vAlign w:val="center"/>
            <w:hideMark/>
          </w:tcPr>
          <w:p w14:paraId="303B201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menos de 1 ano</w:t>
            </w:r>
          </w:p>
        </w:tc>
        <w:tc>
          <w:tcPr>
            <w:tcW w:w="892" w:type="dxa"/>
            <w:tcBorders>
              <w:top w:val="nil"/>
              <w:left w:val="nil"/>
              <w:bottom w:val="single" w:sz="4" w:space="0" w:color="auto"/>
              <w:right w:val="nil"/>
            </w:tcBorders>
            <w:shd w:val="clear" w:color="auto" w:fill="auto"/>
            <w:noWrap/>
            <w:vAlign w:val="center"/>
            <w:hideMark/>
          </w:tcPr>
          <w:p w14:paraId="674BC51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386</w:t>
            </w:r>
          </w:p>
        </w:tc>
        <w:tc>
          <w:tcPr>
            <w:tcW w:w="1300" w:type="dxa"/>
            <w:tcBorders>
              <w:top w:val="nil"/>
              <w:left w:val="nil"/>
              <w:bottom w:val="single" w:sz="4" w:space="0" w:color="auto"/>
              <w:right w:val="nil"/>
            </w:tcBorders>
            <w:shd w:val="clear" w:color="auto" w:fill="auto"/>
            <w:noWrap/>
            <w:vAlign w:val="center"/>
            <w:hideMark/>
          </w:tcPr>
          <w:p w14:paraId="60D5B57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15%</w:t>
            </w:r>
          </w:p>
        </w:tc>
      </w:tr>
      <w:tr w:rsidR="00C32AC4" w:rsidRPr="00C32AC4" w14:paraId="1168F479" w14:textId="77777777" w:rsidTr="00C32AC4">
        <w:trPr>
          <w:trHeight w:val="287"/>
        </w:trPr>
        <w:tc>
          <w:tcPr>
            <w:tcW w:w="6379" w:type="dxa"/>
            <w:tcBorders>
              <w:top w:val="single" w:sz="4" w:space="0" w:color="auto"/>
              <w:left w:val="nil"/>
              <w:bottom w:val="nil"/>
              <w:right w:val="nil"/>
            </w:tcBorders>
            <w:shd w:val="clear" w:color="auto" w:fill="auto"/>
            <w:noWrap/>
            <w:vAlign w:val="center"/>
            <w:hideMark/>
          </w:tcPr>
          <w:p w14:paraId="345FE396"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Cargo/Função</w:t>
            </w:r>
          </w:p>
        </w:tc>
        <w:tc>
          <w:tcPr>
            <w:tcW w:w="892" w:type="dxa"/>
            <w:tcBorders>
              <w:top w:val="nil"/>
              <w:left w:val="nil"/>
              <w:bottom w:val="nil"/>
              <w:right w:val="nil"/>
            </w:tcBorders>
            <w:shd w:val="clear" w:color="auto" w:fill="auto"/>
            <w:noWrap/>
            <w:vAlign w:val="center"/>
            <w:hideMark/>
          </w:tcPr>
          <w:p w14:paraId="5DAAC6C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7B9800F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0E8ECAF4" w14:textId="77777777" w:rsidTr="00C32AC4">
        <w:trPr>
          <w:trHeight w:val="287"/>
        </w:trPr>
        <w:tc>
          <w:tcPr>
            <w:tcW w:w="6379" w:type="dxa"/>
            <w:tcBorders>
              <w:top w:val="nil"/>
              <w:left w:val="nil"/>
              <w:bottom w:val="nil"/>
              <w:right w:val="nil"/>
            </w:tcBorders>
            <w:shd w:val="clear" w:color="auto" w:fill="auto"/>
            <w:noWrap/>
            <w:vAlign w:val="center"/>
            <w:hideMark/>
          </w:tcPr>
          <w:p w14:paraId="02776E0C"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Arquitetura e Engenharia</w:t>
            </w:r>
          </w:p>
        </w:tc>
        <w:tc>
          <w:tcPr>
            <w:tcW w:w="892" w:type="dxa"/>
            <w:tcBorders>
              <w:top w:val="nil"/>
              <w:left w:val="nil"/>
              <w:bottom w:val="nil"/>
              <w:right w:val="nil"/>
            </w:tcBorders>
            <w:shd w:val="clear" w:color="auto" w:fill="auto"/>
            <w:noWrap/>
            <w:vAlign w:val="center"/>
            <w:hideMark/>
          </w:tcPr>
          <w:p w14:paraId="3AC57CA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127</w:t>
            </w:r>
          </w:p>
        </w:tc>
        <w:tc>
          <w:tcPr>
            <w:tcW w:w="1300" w:type="dxa"/>
            <w:tcBorders>
              <w:top w:val="nil"/>
              <w:left w:val="nil"/>
              <w:bottom w:val="nil"/>
              <w:right w:val="nil"/>
            </w:tcBorders>
            <w:shd w:val="clear" w:color="auto" w:fill="auto"/>
            <w:noWrap/>
            <w:vAlign w:val="center"/>
            <w:hideMark/>
          </w:tcPr>
          <w:p w14:paraId="454BF8A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w:t>
            </w:r>
          </w:p>
        </w:tc>
      </w:tr>
      <w:tr w:rsidR="00C32AC4" w:rsidRPr="00C32AC4" w14:paraId="4C49FE7B" w14:textId="77777777" w:rsidTr="00C32AC4">
        <w:trPr>
          <w:trHeight w:val="287"/>
        </w:trPr>
        <w:tc>
          <w:tcPr>
            <w:tcW w:w="6379" w:type="dxa"/>
            <w:tcBorders>
              <w:top w:val="nil"/>
              <w:left w:val="nil"/>
              <w:bottom w:val="nil"/>
              <w:right w:val="nil"/>
            </w:tcBorders>
            <w:shd w:val="clear" w:color="auto" w:fill="auto"/>
            <w:noWrap/>
            <w:vAlign w:val="center"/>
            <w:hideMark/>
          </w:tcPr>
          <w:p w14:paraId="170CB38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Limpeza e Manutenção de edifícios e terrenos</w:t>
            </w:r>
          </w:p>
        </w:tc>
        <w:tc>
          <w:tcPr>
            <w:tcW w:w="892" w:type="dxa"/>
            <w:tcBorders>
              <w:top w:val="nil"/>
              <w:left w:val="nil"/>
              <w:bottom w:val="nil"/>
              <w:right w:val="nil"/>
            </w:tcBorders>
            <w:shd w:val="clear" w:color="auto" w:fill="auto"/>
            <w:noWrap/>
            <w:vAlign w:val="center"/>
            <w:hideMark/>
          </w:tcPr>
          <w:p w14:paraId="5D50276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20</w:t>
            </w:r>
          </w:p>
        </w:tc>
        <w:tc>
          <w:tcPr>
            <w:tcW w:w="1300" w:type="dxa"/>
            <w:tcBorders>
              <w:top w:val="nil"/>
              <w:left w:val="nil"/>
              <w:bottom w:val="nil"/>
              <w:right w:val="nil"/>
            </w:tcBorders>
            <w:shd w:val="clear" w:color="auto" w:fill="auto"/>
            <w:noWrap/>
            <w:vAlign w:val="center"/>
            <w:hideMark/>
          </w:tcPr>
          <w:p w14:paraId="67052AD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7E32F919" w14:textId="77777777" w:rsidTr="00C32AC4">
        <w:trPr>
          <w:trHeight w:val="287"/>
        </w:trPr>
        <w:tc>
          <w:tcPr>
            <w:tcW w:w="6379" w:type="dxa"/>
            <w:tcBorders>
              <w:top w:val="nil"/>
              <w:left w:val="nil"/>
              <w:bottom w:val="nil"/>
              <w:right w:val="nil"/>
            </w:tcBorders>
            <w:shd w:val="clear" w:color="auto" w:fill="auto"/>
            <w:noWrap/>
            <w:vAlign w:val="center"/>
            <w:hideMark/>
          </w:tcPr>
          <w:p w14:paraId="4DB4963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Negócios e Operações Financeiras</w:t>
            </w:r>
          </w:p>
        </w:tc>
        <w:tc>
          <w:tcPr>
            <w:tcW w:w="892" w:type="dxa"/>
            <w:tcBorders>
              <w:top w:val="nil"/>
              <w:left w:val="nil"/>
              <w:bottom w:val="nil"/>
              <w:right w:val="nil"/>
            </w:tcBorders>
            <w:shd w:val="clear" w:color="auto" w:fill="auto"/>
            <w:noWrap/>
            <w:vAlign w:val="center"/>
            <w:hideMark/>
          </w:tcPr>
          <w:p w14:paraId="23F48F0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59</w:t>
            </w:r>
          </w:p>
        </w:tc>
        <w:tc>
          <w:tcPr>
            <w:tcW w:w="1300" w:type="dxa"/>
            <w:tcBorders>
              <w:top w:val="nil"/>
              <w:left w:val="nil"/>
              <w:bottom w:val="nil"/>
              <w:right w:val="nil"/>
            </w:tcBorders>
            <w:shd w:val="clear" w:color="auto" w:fill="auto"/>
            <w:noWrap/>
            <w:vAlign w:val="center"/>
            <w:hideMark/>
          </w:tcPr>
          <w:p w14:paraId="781FFCD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4F9C85B8" w14:textId="77777777" w:rsidTr="00C32AC4">
        <w:trPr>
          <w:trHeight w:val="287"/>
        </w:trPr>
        <w:tc>
          <w:tcPr>
            <w:tcW w:w="6379" w:type="dxa"/>
            <w:tcBorders>
              <w:top w:val="nil"/>
              <w:left w:val="nil"/>
              <w:bottom w:val="nil"/>
              <w:right w:val="nil"/>
            </w:tcBorders>
            <w:shd w:val="clear" w:color="auto" w:fill="auto"/>
            <w:noWrap/>
            <w:vAlign w:val="center"/>
            <w:hideMark/>
          </w:tcPr>
          <w:p w14:paraId="048B3B2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Informática e Matemática</w:t>
            </w:r>
          </w:p>
        </w:tc>
        <w:tc>
          <w:tcPr>
            <w:tcW w:w="892" w:type="dxa"/>
            <w:tcBorders>
              <w:top w:val="nil"/>
              <w:left w:val="nil"/>
              <w:bottom w:val="nil"/>
              <w:right w:val="nil"/>
            </w:tcBorders>
            <w:shd w:val="clear" w:color="auto" w:fill="auto"/>
            <w:noWrap/>
            <w:vAlign w:val="center"/>
            <w:hideMark/>
          </w:tcPr>
          <w:p w14:paraId="6C6A1A5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68</w:t>
            </w:r>
          </w:p>
        </w:tc>
        <w:tc>
          <w:tcPr>
            <w:tcW w:w="1300" w:type="dxa"/>
            <w:tcBorders>
              <w:top w:val="nil"/>
              <w:left w:val="nil"/>
              <w:bottom w:val="nil"/>
              <w:right w:val="nil"/>
            </w:tcBorders>
            <w:shd w:val="clear" w:color="auto" w:fill="auto"/>
            <w:noWrap/>
            <w:vAlign w:val="center"/>
            <w:hideMark/>
          </w:tcPr>
          <w:p w14:paraId="3D826D0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w:t>
            </w:r>
          </w:p>
        </w:tc>
      </w:tr>
      <w:tr w:rsidR="00C32AC4" w:rsidRPr="00C32AC4" w14:paraId="05F69237" w14:textId="77777777" w:rsidTr="00C32AC4">
        <w:trPr>
          <w:trHeight w:val="287"/>
        </w:trPr>
        <w:tc>
          <w:tcPr>
            <w:tcW w:w="6379" w:type="dxa"/>
            <w:tcBorders>
              <w:top w:val="nil"/>
              <w:left w:val="nil"/>
              <w:bottom w:val="nil"/>
              <w:right w:val="nil"/>
            </w:tcBorders>
            <w:shd w:val="clear" w:color="auto" w:fill="auto"/>
            <w:noWrap/>
            <w:vAlign w:val="center"/>
            <w:hideMark/>
          </w:tcPr>
          <w:p w14:paraId="42C2D33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Serviço Comunitário e Social</w:t>
            </w:r>
          </w:p>
        </w:tc>
        <w:tc>
          <w:tcPr>
            <w:tcW w:w="892" w:type="dxa"/>
            <w:tcBorders>
              <w:top w:val="nil"/>
              <w:left w:val="nil"/>
              <w:bottom w:val="nil"/>
              <w:right w:val="nil"/>
            </w:tcBorders>
            <w:shd w:val="clear" w:color="auto" w:fill="auto"/>
            <w:noWrap/>
            <w:vAlign w:val="center"/>
            <w:hideMark/>
          </w:tcPr>
          <w:p w14:paraId="472CAF2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15</w:t>
            </w:r>
          </w:p>
        </w:tc>
        <w:tc>
          <w:tcPr>
            <w:tcW w:w="1300" w:type="dxa"/>
            <w:tcBorders>
              <w:top w:val="nil"/>
              <w:left w:val="nil"/>
              <w:bottom w:val="nil"/>
              <w:right w:val="nil"/>
            </w:tcBorders>
            <w:shd w:val="clear" w:color="auto" w:fill="auto"/>
            <w:noWrap/>
            <w:vAlign w:val="center"/>
            <w:hideMark/>
          </w:tcPr>
          <w:p w14:paraId="184764E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71859AB0" w14:textId="77777777" w:rsidTr="00C32AC4">
        <w:trPr>
          <w:trHeight w:val="287"/>
        </w:trPr>
        <w:tc>
          <w:tcPr>
            <w:tcW w:w="6379" w:type="dxa"/>
            <w:tcBorders>
              <w:top w:val="nil"/>
              <w:left w:val="nil"/>
              <w:bottom w:val="nil"/>
              <w:right w:val="nil"/>
            </w:tcBorders>
            <w:shd w:val="clear" w:color="auto" w:fill="auto"/>
            <w:noWrap/>
            <w:vAlign w:val="center"/>
            <w:hideMark/>
          </w:tcPr>
          <w:p w14:paraId="5F54067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Preparação de alimentos e serviços relacionados</w:t>
            </w:r>
          </w:p>
        </w:tc>
        <w:tc>
          <w:tcPr>
            <w:tcW w:w="892" w:type="dxa"/>
            <w:tcBorders>
              <w:top w:val="nil"/>
              <w:left w:val="nil"/>
              <w:bottom w:val="nil"/>
              <w:right w:val="nil"/>
            </w:tcBorders>
            <w:shd w:val="clear" w:color="auto" w:fill="auto"/>
            <w:noWrap/>
            <w:vAlign w:val="center"/>
            <w:hideMark/>
          </w:tcPr>
          <w:p w14:paraId="3589162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23</w:t>
            </w:r>
          </w:p>
        </w:tc>
        <w:tc>
          <w:tcPr>
            <w:tcW w:w="1300" w:type="dxa"/>
            <w:tcBorders>
              <w:top w:val="nil"/>
              <w:left w:val="nil"/>
              <w:bottom w:val="nil"/>
              <w:right w:val="nil"/>
            </w:tcBorders>
            <w:shd w:val="clear" w:color="auto" w:fill="auto"/>
            <w:noWrap/>
            <w:vAlign w:val="center"/>
            <w:hideMark/>
          </w:tcPr>
          <w:p w14:paraId="67242AA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047A08A3" w14:textId="77777777" w:rsidTr="00C32AC4">
        <w:trPr>
          <w:trHeight w:val="287"/>
        </w:trPr>
        <w:tc>
          <w:tcPr>
            <w:tcW w:w="6379" w:type="dxa"/>
            <w:tcBorders>
              <w:top w:val="nil"/>
              <w:left w:val="nil"/>
              <w:bottom w:val="nil"/>
              <w:right w:val="nil"/>
            </w:tcBorders>
            <w:shd w:val="clear" w:color="auto" w:fill="auto"/>
            <w:noWrap/>
            <w:vAlign w:val="center"/>
            <w:hideMark/>
          </w:tcPr>
          <w:p w14:paraId="2D8C5776"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Profissionais e Técnicos de Saúde</w:t>
            </w:r>
          </w:p>
        </w:tc>
        <w:tc>
          <w:tcPr>
            <w:tcW w:w="892" w:type="dxa"/>
            <w:tcBorders>
              <w:top w:val="nil"/>
              <w:left w:val="nil"/>
              <w:bottom w:val="nil"/>
              <w:right w:val="nil"/>
            </w:tcBorders>
            <w:shd w:val="clear" w:color="auto" w:fill="auto"/>
            <w:noWrap/>
            <w:vAlign w:val="center"/>
            <w:hideMark/>
          </w:tcPr>
          <w:p w14:paraId="7C0417B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34</w:t>
            </w:r>
          </w:p>
        </w:tc>
        <w:tc>
          <w:tcPr>
            <w:tcW w:w="1300" w:type="dxa"/>
            <w:tcBorders>
              <w:top w:val="nil"/>
              <w:left w:val="nil"/>
              <w:bottom w:val="nil"/>
              <w:right w:val="nil"/>
            </w:tcBorders>
            <w:shd w:val="clear" w:color="auto" w:fill="auto"/>
            <w:noWrap/>
            <w:vAlign w:val="center"/>
            <w:hideMark/>
          </w:tcPr>
          <w:p w14:paraId="440EBD1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0E902AF3" w14:textId="77777777" w:rsidTr="00C32AC4">
        <w:trPr>
          <w:trHeight w:val="287"/>
        </w:trPr>
        <w:tc>
          <w:tcPr>
            <w:tcW w:w="6379" w:type="dxa"/>
            <w:tcBorders>
              <w:top w:val="nil"/>
              <w:left w:val="nil"/>
              <w:bottom w:val="nil"/>
              <w:right w:val="nil"/>
            </w:tcBorders>
            <w:shd w:val="clear" w:color="auto" w:fill="auto"/>
            <w:noWrap/>
            <w:vAlign w:val="center"/>
            <w:hideMark/>
          </w:tcPr>
          <w:p w14:paraId="58A9F56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Suporte de Saúde</w:t>
            </w:r>
          </w:p>
        </w:tc>
        <w:tc>
          <w:tcPr>
            <w:tcW w:w="892" w:type="dxa"/>
            <w:tcBorders>
              <w:top w:val="nil"/>
              <w:left w:val="nil"/>
              <w:bottom w:val="nil"/>
              <w:right w:val="nil"/>
            </w:tcBorders>
            <w:shd w:val="clear" w:color="auto" w:fill="auto"/>
            <w:noWrap/>
            <w:vAlign w:val="center"/>
            <w:hideMark/>
          </w:tcPr>
          <w:p w14:paraId="0B39813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w:t>
            </w:r>
          </w:p>
        </w:tc>
        <w:tc>
          <w:tcPr>
            <w:tcW w:w="1300" w:type="dxa"/>
            <w:tcBorders>
              <w:top w:val="nil"/>
              <w:left w:val="nil"/>
              <w:bottom w:val="nil"/>
              <w:right w:val="nil"/>
            </w:tcBorders>
            <w:shd w:val="clear" w:color="auto" w:fill="auto"/>
            <w:noWrap/>
            <w:vAlign w:val="center"/>
            <w:hideMark/>
          </w:tcPr>
          <w:p w14:paraId="381EBEF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6F54E9AF" w14:textId="77777777" w:rsidTr="00C32AC4">
        <w:trPr>
          <w:trHeight w:val="287"/>
        </w:trPr>
        <w:tc>
          <w:tcPr>
            <w:tcW w:w="6379" w:type="dxa"/>
            <w:tcBorders>
              <w:top w:val="nil"/>
              <w:left w:val="nil"/>
              <w:bottom w:val="nil"/>
              <w:right w:val="nil"/>
            </w:tcBorders>
            <w:shd w:val="clear" w:color="auto" w:fill="auto"/>
            <w:noWrap/>
            <w:vAlign w:val="center"/>
            <w:hideMark/>
          </w:tcPr>
          <w:p w14:paraId="4BCC685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Instalação, Manutenção e Reparo</w:t>
            </w:r>
          </w:p>
        </w:tc>
        <w:tc>
          <w:tcPr>
            <w:tcW w:w="892" w:type="dxa"/>
            <w:tcBorders>
              <w:top w:val="nil"/>
              <w:left w:val="nil"/>
              <w:bottom w:val="nil"/>
              <w:right w:val="nil"/>
            </w:tcBorders>
            <w:shd w:val="clear" w:color="auto" w:fill="auto"/>
            <w:noWrap/>
            <w:vAlign w:val="center"/>
            <w:hideMark/>
          </w:tcPr>
          <w:p w14:paraId="7BCCD1E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101</w:t>
            </w:r>
          </w:p>
        </w:tc>
        <w:tc>
          <w:tcPr>
            <w:tcW w:w="1300" w:type="dxa"/>
            <w:tcBorders>
              <w:top w:val="nil"/>
              <w:left w:val="nil"/>
              <w:bottom w:val="nil"/>
              <w:right w:val="nil"/>
            </w:tcBorders>
            <w:shd w:val="clear" w:color="auto" w:fill="auto"/>
            <w:noWrap/>
            <w:vAlign w:val="center"/>
            <w:hideMark/>
          </w:tcPr>
          <w:p w14:paraId="7B9DC9D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165DFF7E" w14:textId="77777777" w:rsidTr="00C32AC4">
        <w:trPr>
          <w:trHeight w:val="287"/>
        </w:trPr>
        <w:tc>
          <w:tcPr>
            <w:tcW w:w="6379" w:type="dxa"/>
            <w:tcBorders>
              <w:top w:val="nil"/>
              <w:left w:val="nil"/>
              <w:bottom w:val="nil"/>
              <w:right w:val="nil"/>
            </w:tcBorders>
            <w:shd w:val="clear" w:color="auto" w:fill="auto"/>
            <w:noWrap/>
            <w:vAlign w:val="center"/>
            <w:hideMark/>
          </w:tcPr>
          <w:p w14:paraId="2795E1C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Jurídico</w:t>
            </w:r>
          </w:p>
        </w:tc>
        <w:tc>
          <w:tcPr>
            <w:tcW w:w="892" w:type="dxa"/>
            <w:tcBorders>
              <w:top w:val="nil"/>
              <w:left w:val="nil"/>
              <w:bottom w:val="nil"/>
              <w:right w:val="nil"/>
            </w:tcBorders>
            <w:shd w:val="clear" w:color="auto" w:fill="auto"/>
            <w:noWrap/>
            <w:vAlign w:val="center"/>
            <w:hideMark/>
          </w:tcPr>
          <w:p w14:paraId="3C0344D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22</w:t>
            </w:r>
          </w:p>
        </w:tc>
        <w:tc>
          <w:tcPr>
            <w:tcW w:w="1300" w:type="dxa"/>
            <w:tcBorders>
              <w:top w:val="nil"/>
              <w:left w:val="nil"/>
              <w:bottom w:val="nil"/>
              <w:right w:val="nil"/>
            </w:tcBorders>
            <w:shd w:val="clear" w:color="auto" w:fill="auto"/>
            <w:noWrap/>
            <w:vAlign w:val="center"/>
            <w:hideMark/>
          </w:tcPr>
          <w:p w14:paraId="6475CD9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5102A1CF" w14:textId="77777777" w:rsidTr="00C32AC4">
        <w:trPr>
          <w:trHeight w:val="287"/>
        </w:trPr>
        <w:tc>
          <w:tcPr>
            <w:tcW w:w="6379" w:type="dxa"/>
            <w:tcBorders>
              <w:top w:val="nil"/>
              <w:left w:val="nil"/>
              <w:bottom w:val="nil"/>
              <w:right w:val="nil"/>
            </w:tcBorders>
            <w:shd w:val="clear" w:color="auto" w:fill="auto"/>
            <w:noWrap/>
            <w:vAlign w:val="center"/>
            <w:hideMark/>
          </w:tcPr>
          <w:p w14:paraId="2F1F372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Gestão</w:t>
            </w:r>
          </w:p>
        </w:tc>
        <w:tc>
          <w:tcPr>
            <w:tcW w:w="892" w:type="dxa"/>
            <w:tcBorders>
              <w:top w:val="nil"/>
              <w:left w:val="nil"/>
              <w:bottom w:val="nil"/>
              <w:right w:val="nil"/>
            </w:tcBorders>
            <w:shd w:val="clear" w:color="auto" w:fill="auto"/>
            <w:noWrap/>
            <w:vAlign w:val="center"/>
            <w:hideMark/>
          </w:tcPr>
          <w:p w14:paraId="5B92A2D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67</w:t>
            </w:r>
          </w:p>
        </w:tc>
        <w:tc>
          <w:tcPr>
            <w:tcW w:w="1300" w:type="dxa"/>
            <w:tcBorders>
              <w:top w:val="nil"/>
              <w:left w:val="nil"/>
              <w:bottom w:val="nil"/>
              <w:right w:val="nil"/>
            </w:tcBorders>
            <w:shd w:val="clear" w:color="auto" w:fill="auto"/>
            <w:noWrap/>
            <w:vAlign w:val="center"/>
            <w:hideMark/>
          </w:tcPr>
          <w:p w14:paraId="237EC2C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w:t>
            </w:r>
          </w:p>
        </w:tc>
      </w:tr>
      <w:tr w:rsidR="00C32AC4" w:rsidRPr="00C32AC4" w14:paraId="53F348AE" w14:textId="77777777" w:rsidTr="00C32AC4">
        <w:trPr>
          <w:trHeight w:val="287"/>
        </w:trPr>
        <w:tc>
          <w:tcPr>
            <w:tcW w:w="6379" w:type="dxa"/>
            <w:tcBorders>
              <w:top w:val="nil"/>
              <w:left w:val="nil"/>
              <w:bottom w:val="nil"/>
              <w:right w:val="nil"/>
            </w:tcBorders>
            <w:shd w:val="clear" w:color="auto" w:fill="auto"/>
            <w:noWrap/>
            <w:vAlign w:val="center"/>
            <w:hideMark/>
          </w:tcPr>
          <w:p w14:paraId="6D065C6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Transporte de Materiais</w:t>
            </w:r>
          </w:p>
        </w:tc>
        <w:tc>
          <w:tcPr>
            <w:tcW w:w="892" w:type="dxa"/>
            <w:tcBorders>
              <w:top w:val="nil"/>
              <w:left w:val="nil"/>
              <w:bottom w:val="nil"/>
              <w:right w:val="nil"/>
            </w:tcBorders>
            <w:shd w:val="clear" w:color="auto" w:fill="auto"/>
            <w:noWrap/>
            <w:vAlign w:val="center"/>
            <w:hideMark/>
          </w:tcPr>
          <w:p w14:paraId="28141CA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22</w:t>
            </w:r>
          </w:p>
        </w:tc>
        <w:tc>
          <w:tcPr>
            <w:tcW w:w="1300" w:type="dxa"/>
            <w:tcBorders>
              <w:top w:val="nil"/>
              <w:left w:val="nil"/>
              <w:bottom w:val="nil"/>
              <w:right w:val="nil"/>
            </w:tcBorders>
            <w:shd w:val="clear" w:color="auto" w:fill="auto"/>
            <w:noWrap/>
            <w:vAlign w:val="center"/>
            <w:hideMark/>
          </w:tcPr>
          <w:p w14:paraId="269C444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209173D3" w14:textId="77777777" w:rsidTr="00C32AC4">
        <w:trPr>
          <w:trHeight w:val="287"/>
        </w:trPr>
        <w:tc>
          <w:tcPr>
            <w:tcW w:w="6379" w:type="dxa"/>
            <w:tcBorders>
              <w:top w:val="nil"/>
              <w:left w:val="nil"/>
              <w:bottom w:val="nil"/>
              <w:right w:val="nil"/>
            </w:tcBorders>
            <w:shd w:val="clear" w:color="auto" w:fill="auto"/>
            <w:noWrap/>
            <w:vAlign w:val="center"/>
            <w:hideMark/>
          </w:tcPr>
          <w:p w14:paraId="3738179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Escritório e Apoio Administrativo</w:t>
            </w:r>
          </w:p>
        </w:tc>
        <w:tc>
          <w:tcPr>
            <w:tcW w:w="892" w:type="dxa"/>
            <w:tcBorders>
              <w:top w:val="nil"/>
              <w:left w:val="nil"/>
              <w:bottom w:val="nil"/>
              <w:right w:val="nil"/>
            </w:tcBorders>
            <w:shd w:val="clear" w:color="auto" w:fill="auto"/>
            <w:noWrap/>
            <w:vAlign w:val="center"/>
            <w:hideMark/>
          </w:tcPr>
          <w:p w14:paraId="7DEE20F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354</w:t>
            </w:r>
          </w:p>
        </w:tc>
        <w:tc>
          <w:tcPr>
            <w:tcW w:w="1300" w:type="dxa"/>
            <w:tcBorders>
              <w:top w:val="nil"/>
              <w:left w:val="nil"/>
              <w:bottom w:val="nil"/>
              <w:right w:val="nil"/>
            </w:tcBorders>
            <w:shd w:val="clear" w:color="auto" w:fill="auto"/>
            <w:noWrap/>
            <w:vAlign w:val="center"/>
            <w:hideMark/>
          </w:tcPr>
          <w:p w14:paraId="3374BD5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w:t>
            </w:r>
          </w:p>
        </w:tc>
      </w:tr>
      <w:tr w:rsidR="00C32AC4" w:rsidRPr="00C32AC4" w14:paraId="4A3EB93A" w14:textId="77777777" w:rsidTr="00C32AC4">
        <w:trPr>
          <w:trHeight w:val="287"/>
        </w:trPr>
        <w:tc>
          <w:tcPr>
            <w:tcW w:w="6379" w:type="dxa"/>
            <w:tcBorders>
              <w:top w:val="nil"/>
              <w:left w:val="nil"/>
              <w:bottom w:val="nil"/>
              <w:right w:val="nil"/>
            </w:tcBorders>
            <w:shd w:val="clear" w:color="auto" w:fill="auto"/>
            <w:noWrap/>
            <w:vAlign w:val="center"/>
            <w:hideMark/>
          </w:tcPr>
          <w:p w14:paraId="071533BB"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Produção</w:t>
            </w:r>
          </w:p>
        </w:tc>
        <w:tc>
          <w:tcPr>
            <w:tcW w:w="892" w:type="dxa"/>
            <w:tcBorders>
              <w:top w:val="nil"/>
              <w:left w:val="nil"/>
              <w:bottom w:val="nil"/>
              <w:right w:val="nil"/>
            </w:tcBorders>
            <w:shd w:val="clear" w:color="auto" w:fill="auto"/>
            <w:noWrap/>
            <w:vAlign w:val="center"/>
            <w:hideMark/>
          </w:tcPr>
          <w:p w14:paraId="536E4AC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1.473</w:t>
            </w:r>
          </w:p>
        </w:tc>
        <w:tc>
          <w:tcPr>
            <w:tcW w:w="1300" w:type="dxa"/>
            <w:tcBorders>
              <w:top w:val="nil"/>
              <w:left w:val="nil"/>
              <w:bottom w:val="nil"/>
              <w:right w:val="nil"/>
            </w:tcBorders>
            <w:shd w:val="clear" w:color="auto" w:fill="auto"/>
            <w:noWrap/>
            <w:vAlign w:val="center"/>
            <w:hideMark/>
          </w:tcPr>
          <w:p w14:paraId="49367BF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58%</w:t>
            </w:r>
          </w:p>
        </w:tc>
      </w:tr>
      <w:tr w:rsidR="00C32AC4" w:rsidRPr="00C32AC4" w14:paraId="61A937D0" w14:textId="77777777" w:rsidTr="00C32AC4">
        <w:trPr>
          <w:trHeight w:val="287"/>
        </w:trPr>
        <w:tc>
          <w:tcPr>
            <w:tcW w:w="6379" w:type="dxa"/>
            <w:tcBorders>
              <w:top w:val="nil"/>
              <w:left w:val="nil"/>
              <w:bottom w:val="nil"/>
              <w:right w:val="nil"/>
            </w:tcBorders>
            <w:shd w:val="clear" w:color="auto" w:fill="auto"/>
            <w:noWrap/>
            <w:vAlign w:val="center"/>
            <w:hideMark/>
          </w:tcPr>
          <w:p w14:paraId="6354C1A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Serviço de Proteção</w:t>
            </w:r>
          </w:p>
        </w:tc>
        <w:tc>
          <w:tcPr>
            <w:tcW w:w="892" w:type="dxa"/>
            <w:tcBorders>
              <w:top w:val="nil"/>
              <w:left w:val="nil"/>
              <w:bottom w:val="nil"/>
              <w:right w:val="nil"/>
            </w:tcBorders>
            <w:shd w:val="clear" w:color="auto" w:fill="auto"/>
            <w:noWrap/>
            <w:vAlign w:val="center"/>
            <w:hideMark/>
          </w:tcPr>
          <w:p w14:paraId="45953C5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w:t>
            </w:r>
          </w:p>
        </w:tc>
        <w:tc>
          <w:tcPr>
            <w:tcW w:w="1300" w:type="dxa"/>
            <w:tcBorders>
              <w:top w:val="nil"/>
              <w:left w:val="nil"/>
              <w:bottom w:val="nil"/>
              <w:right w:val="nil"/>
            </w:tcBorders>
            <w:shd w:val="clear" w:color="auto" w:fill="auto"/>
            <w:noWrap/>
            <w:vAlign w:val="center"/>
            <w:hideMark/>
          </w:tcPr>
          <w:p w14:paraId="0938C34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2B055BC1" w14:textId="77777777" w:rsidTr="00C32AC4">
        <w:trPr>
          <w:trHeight w:val="287"/>
        </w:trPr>
        <w:tc>
          <w:tcPr>
            <w:tcW w:w="6379" w:type="dxa"/>
            <w:tcBorders>
              <w:top w:val="nil"/>
              <w:left w:val="nil"/>
              <w:bottom w:val="nil"/>
              <w:right w:val="nil"/>
            </w:tcBorders>
            <w:shd w:val="clear" w:color="auto" w:fill="auto"/>
            <w:noWrap/>
            <w:vAlign w:val="center"/>
            <w:hideMark/>
          </w:tcPr>
          <w:p w14:paraId="33CF146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Vendas e Afins</w:t>
            </w:r>
          </w:p>
        </w:tc>
        <w:tc>
          <w:tcPr>
            <w:tcW w:w="892" w:type="dxa"/>
            <w:tcBorders>
              <w:top w:val="nil"/>
              <w:left w:val="nil"/>
              <w:bottom w:val="nil"/>
              <w:right w:val="nil"/>
            </w:tcBorders>
            <w:shd w:val="clear" w:color="auto" w:fill="auto"/>
            <w:noWrap/>
            <w:vAlign w:val="center"/>
            <w:hideMark/>
          </w:tcPr>
          <w:p w14:paraId="2A4EBE9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52</w:t>
            </w:r>
          </w:p>
        </w:tc>
        <w:tc>
          <w:tcPr>
            <w:tcW w:w="1300" w:type="dxa"/>
            <w:tcBorders>
              <w:top w:val="nil"/>
              <w:left w:val="nil"/>
              <w:bottom w:val="nil"/>
              <w:right w:val="nil"/>
            </w:tcBorders>
            <w:shd w:val="clear" w:color="auto" w:fill="auto"/>
            <w:noWrap/>
            <w:vAlign w:val="center"/>
            <w:hideMark/>
          </w:tcPr>
          <w:p w14:paraId="29F1598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76E45952" w14:textId="77777777" w:rsidTr="00C32AC4">
        <w:trPr>
          <w:trHeight w:val="287"/>
        </w:trPr>
        <w:tc>
          <w:tcPr>
            <w:tcW w:w="6379" w:type="dxa"/>
            <w:tcBorders>
              <w:top w:val="nil"/>
              <w:left w:val="nil"/>
              <w:bottom w:val="single" w:sz="4" w:space="0" w:color="auto"/>
              <w:right w:val="nil"/>
            </w:tcBorders>
            <w:shd w:val="clear" w:color="auto" w:fill="auto"/>
            <w:noWrap/>
            <w:vAlign w:val="center"/>
            <w:hideMark/>
          </w:tcPr>
          <w:p w14:paraId="079DB35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Transporte</w:t>
            </w:r>
          </w:p>
        </w:tc>
        <w:tc>
          <w:tcPr>
            <w:tcW w:w="892" w:type="dxa"/>
            <w:tcBorders>
              <w:top w:val="nil"/>
              <w:left w:val="nil"/>
              <w:bottom w:val="single" w:sz="4" w:space="0" w:color="auto"/>
              <w:right w:val="nil"/>
            </w:tcBorders>
            <w:shd w:val="clear" w:color="auto" w:fill="auto"/>
            <w:noWrap/>
            <w:vAlign w:val="center"/>
            <w:hideMark/>
          </w:tcPr>
          <w:p w14:paraId="47F4C06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43</w:t>
            </w:r>
          </w:p>
        </w:tc>
        <w:tc>
          <w:tcPr>
            <w:tcW w:w="1300" w:type="dxa"/>
            <w:tcBorders>
              <w:top w:val="nil"/>
              <w:left w:val="nil"/>
              <w:bottom w:val="single" w:sz="4" w:space="0" w:color="auto"/>
              <w:right w:val="nil"/>
            </w:tcBorders>
            <w:shd w:val="clear" w:color="auto" w:fill="auto"/>
            <w:noWrap/>
            <w:vAlign w:val="center"/>
            <w:hideMark/>
          </w:tcPr>
          <w:p w14:paraId="13852B8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72A87ABA" w14:textId="77777777" w:rsidTr="00C32AC4">
        <w:trPr>
          <w:trHeight w:val="287"/>
        </w:trPr>
        <w:tc>
          <w:tcPr>
            <w:tcW w:w="6379" w:type="dxa"/>
            <w:tcBorders>
              <w:top w:val="nil"/>
              <w:left w:val="nil"/>
              <w:bottom w:val="nil"/>
              <w:right w:val="nil"/>
            </w:tcBorders>
            <w:shd w:val="clear" w:color="auto" w:fill="auto"/>
            <w:noWrap/>
            <w:vAlign w:val="center"/>
            <w:hideMark/>
          </w:tcPr>
          <w:p w14:paraId="31439939"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Período</w:t>
            </w:r>
          </w:p>
        </w:tc>
        <w:tc>
          <w:tcPr>
            <w:tcW w:w="892" w:type="dxa"/>
            <w:tcBorders>
              <w:top w:val="nil"/>
              <w:left w:val="nil"/>
              <w:bottom w:val="nil"/>
              <w:right w:val="nil"/>
            </w:tcBorders>
            <w:shd w:val="clear" w:color="auto" w:fill="auto"/>
            <w:noWrap/>
            <w:vAlign w:val="center"/>
            <w:hideMark/>
          </w:tcPr>
          <w:p w14:paraId="0959F20F"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5AA7CE7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51FF179F" w14:textId="77777777" w:rsidTr="00C32AC4">
        <w:trPr>
          <w:trHeight w:val="287"/>
        </w:trPr>
        <w:tc>
          <w:tcPr>
            <w:tcW w:w="6379" w:type="dxa"/>
            <w:tcBorders>
              <w:top w:val="nil"/>
              <w:left w:val="nil"/>
              <w:bottom w:val="nil"/>
              <w:right w:val="nil"/>
            </w:tcBorders>
            <w:shd w:val="clear" w:color="auto" w:fill="auto"/>
            <w:noWrap/>
            <w:vAlign w:val="center"/>
            <w:hideMark/>
          </w:tcPr>
          <w:p w14:paraId="4479270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integral</w:t>
            </w:r>
          </w:p>
        </w:tc>
        <w:tc>
          <w:tcPr>
            <w:tcW w:w="892" w:type="dxa"/>
            <w:tcBorders>
              <w:top w:val="nil"/>
              <w:left w:val="nil"/>
              <w:bottom w:val="nil"/>
              <w:right w:val="nil"/>
            </w:tcBorders>
            <w:shd w:val="clear" w:color="auto" w:fill="auto"/>
            <w:noWrap/>
            <w:vAlign w:val="center"/>
            <w:hideMark/>
          </w:tcPr>
          <w:p w14:paraId="76DC3D1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2.420</w:t>
            </w:r>
          </w:p>
        </w:tc>
        <w:tc>
          <w:tcPr>
            <w:tcW w:w="1300" w:type="dxa"/>
            <w:tcBorders>
              <w:top w:val="nil"/>
              <w:left w:val="nil"/>
              <w:bottom w:val="nil"/>
              <w:right w:val="nil"/>
            </w:tcBorders>
            <w:shd w:val="clear" w:color="auto" w:fill="auto"/>
            <w:noWrap/>
            <w:vAlign w:val="center"/>
            <w:hideMark/>
          </w:tcPr>
          <w:p w14:paraId="7A20A8F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96%</w:t>
            </w:r>
          </w:p>
        </w:tc>
      </w:tr>
      <w:tr w:rsidR="00C32AC4" w:rsidRPr="00C32AC4" w14:paraId="1A09C396" w14:textId="77777777" w:rsidTr="00C32AC4">
        <w:trPr>
          <w:trHeight w:val="287"/>
        </w:trPr>
        <w:tc>
          <w:tcPr>
            <w:tcW w:w="6379" w:type="dxa"/>
            <w:tcBorders>
              <w:top w:val="nil"/>
              <w:left w:val="nil"/>
              <w:bottom w:val="nil"/>
              <w:right w:val="nil"/>
            </w:tcBorders>
            <w:shd w:val="clear" w:color="auto" w:fill="auto"/>
            <w:noWrap/>
            <w:vAlign w:val="center"/>
            <w:hideMark/>
          </w:tcPr>
          <w:p w14:paraId="423A0D6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meio</w:t>
            </w:r>
          </w:p>
        </w:tc>
        <w:tc>
          <w:tcPr>
            <w:tcW w:w="892" w:type="dxa"/>
            <w:tcBorders>
              <w:top w:val="nil"/>
              <w:left w:val="nil"/>
              <w:bottom w:val="nil"/>
              <w:right w:val="nil"/>
            </w:tcBorders>
            <w:shd w:val="clear" w:color="auto" w:fill="auto"/>
            <w:noWrap/>
            <w:vAlign w:val="center"/>
            <w:hideMark/>
          </w:tcPr>
          <w:p w14:paraId="4820C55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110</w:t>
            </w:r>
          </w:p>
        </w:tc>
        <w:tc>
          <w:tcPr>
            <w:tcW w:w="1300" w:type="dxa"/>
            <w:tcBorders>
              <w:top w:val="nil"/>
              <w:left w:val="nil"/>
              <w:bottom w:val="nil"/>
              <w:right w:val="nil"/>
            </w:tcBorders>
            <w:shd w:val="clear" w:color="auto" w:fill="auto"/>
            <w:noWrap/>
            <w:vAlign w:val="center"/>
            <w:hideMark/>
          </w:tcPr>
          <w:p w14:paraId="2C3F78C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6C45A31D" w14:textId="77777777" w:rsidTr="00C32AC4">
        <w:trPr>
          <w:trHeight w:val="287"/>
        </w:trPr>
        <w:tc>
          <w:tcPr>
            <w:tcW w:w="6379" w:type="dxa"/>
            <w:tcBorders>
              <w:top w:val="single" w:sz="4" w:space="0" w:color="auto"/>
              <w:left w:val="nil"/>
              <w:bottom w:val="nil"/>
              <w:right w:val="nil"/>
            </w:tcBorders>
            <w:shd w:val="clear" w:color="auto" w:fill="auto"/>
            <w:noWrap/>
            <w:vAlign w:val="center"/>
            <w:hideMark/>
          </w:tcPr>
          <w:p w14:paraId="03A1220B"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Turno</w:t>
            </w:r>
          </w:p>
        </w:tc>
        <w:tc>
          <w:tcPr>
            <w:tcW w:w="892" w:type="dxa"/>
            <w:tcBorders>
              <w:top w:val="single" w:sz="4" w:space="0" w:color="auto"/>
              <w:left w:val="nil"/>
              <w:bottom w:val="nil"/>
              <w:right w:val="nil"/>
            </w:tcBorders>
            <w:shd w:val="clear" w:color="auto" w:fill="auto"/>
            <w:noWrap/>
            <w:vAlign w:val="center"/>
            <w:hideMark/>
          </w:tcPr>
          <w:p w14:paraId="57A3BD9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single" w:sz="4" w:space="0" w:color="auto"/>
              <w:left w:val="nil"/>
              <w:bottom w:val="nil"/>
              <w:right w:val="nil"/>
            </w:tcBorders>
            <w:shd w:val="clear" w:color="auto" w:fill="auto"/>
            <w:noWrap/>
            <w:vAlign w:val="center"/>
            <w:hideMark/>
          </w:tcPr>
          <w:p w14:paraId="3FAD092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3CB69DCE" w14:textId="77777777" w:rsidTr="00C32AC4">
        <w:trPr>
          <w:trHeight w:val="287"/>
        </w:trPr>
        <w:tc>
          <w:tcPr>
            <w:tcW w:w="6379" w:type="dxa"/>
            <w:tcBorders>
              <w:top w:val="nil"/>
              <w:left w:val="nil"/>
              <w:bottom w:val="nil"/>
              <w:right w:val="nil"/>
            </w:tcBorders>
            <w:shd w:val="clear" w:color="auto" w:fill="auto"/>
            <w:noWrap/>
            <w:vAlign w:val="center"/>
            <w:hideMark/>
          </w:tcPr>
          <w:p w14:paraId="468F9056"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manhã</w:t>
            </w:r>
          </w:p>
        </w:tc>
        <w:tc>
          <w:tcPr>
            <w:tcW w:w="892" w:type="dxa"/>
            <w:tcBorders>
              <w:top w:val="nil"/>
              <w:left w:val="nil"/>
              <w:bottom w:val="nil"/>
              <w:right w:val="nil"/>
            </w:tcBorders>
            <w:shd w:val="clear" w:color="auto" w:fill="auto"/>
            <w:noWrap/>
            <w:vAlign w:val="center"/>
            <w:hideMark/>
          </w:tcPr>
          <w:p w14:paraId="0CA1166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1.767</w:t>
            </w:r>
          </w:p>
        </w:tc>
        <w:tc>
          <w:tcPr>
            <w:tcW w:w="1300" w:type="dxa"/>
            <w:tcBorders>
              <w:top w:val="nil"/>
              <w:left w:val="nil"/>
              <w:bottom w:val="nil"/>
              <w:right w:val="nil"/>
            </w:tcBorders>
            <w:shd w:val="clear" w:color="auto" w:fill="auto"/>
            <w:noWrap/>
            <w:vAlign w:val="center"/>
            <w:hideMark/>
          </w:tcPr>
          <w:p w14:paraId="1AE4204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70%</w:t>
            </w:r>
          </w:p>
        </w:tc>
      </w:tr>
      <w:tr w:rsidR="00C32AC4" w:rsidRPr="00C32AC4" w14:paraId="68247272" w14:textId="77777777" w:rsidTr="00C32AC4">
        <w:trPr>
          <w:trHeight w:val="287"/>
        </w:trPr>
        <w:tc>
          <w:tcPr>
            <w:tcW w:w="6379" w:type="dxa"/>
            <w:tcBorders>
              <w:top w:val="nil"/>
              <w:left w:val="nil"/>
              <w:bottom w:val="nil"/>
              <w:right w:val="nil"/>
            </w:tcBorders>
            <w:shd w:val="clear" w:color="auto" w:fill="auto"/>
            <w:noWrap/>
            <w:vAlign w:val="center"/>
            <w:hideMark/>
          </w:tcPr>
          <w:p w14:paraId="44D0BE2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noite</w:t>
            </w:r>
          </w:p>
        </w:tc>
        <w:tc>
          <w:tcPr>
            <w:tcW w:w="892" w:type="dxa"/>
            <w:tcBorders>
              <w:top w:val="nil"/>
              <w:left w:val="nil"/>
              <w:bottom w:val="nil"/>
              <w:right w:val="nil"/>
            </w:tcBorders>
            <w:shd w:val="clear" w:color="auto" w:fill="auto"/>
            <w:noWrap/>
            <w:vAlign w:val="center"/>
            <w:hideMark/>
          </w:tcPr>
          <w:p w14:paraId="171BC19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140</w:t>
            </w:r>
          </w:p>
        </w:tc>
        <w:tc>
          <w:tcPr>
            <w:tcW w:w="1300" w:type="dxa"/>
            <w:tcBorders>
              <w:top w:val="nil"/>
              <w:left w:val="nil"/>
              <w:bottom w:val="nil"/>
              <w:right w:val="nil"/>
            </w:tcBorders>
            <w:shd w:val="clear" w:color="auto" w:fill="auto"/>
            <w:noWrap/>
            <w:vAlign w:val="center"/>
            <w:hideMark/>
          </w:tcPr>
          <w:p w14:paraId="1EDEE5D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w:t>
            </w:r>
          </w:p>
        </w:tc>
      </w:tr>
      <w:tr w:rsidR="00C32AC4" w:rsidRPr="00C32AC4" w14:paraId="2E73B436" w14:textId="77777777" w:rsidTr="00C32AC4">
        <w:trPr>
          <w:trHeight w:val="287"/>
        </w:trPr>
        <w:tc>
          <w:tcPr>
            <w:tcW w:w="6379" w:type="dxa"/>
            <w:tcBorders>
              <w:top w:val="nil"/>
              <w:left w:val="nil"/>
              <w:bottom w:val="single" w:sz="4" w:space="0" w:color="auto"/>
              <w:right w:val="nil"/>
            </w:tcBorders>
            <w:shd w:val="clear" w:color="auto" w:fill="auto"/>
            <w:noWrap/>
            <w:vAlign w:val="center"/>
            <w:hideMark/>
          </w:tcPr>
          <w:p w14:paraId="59477D9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tarde</w:t>
            </w:r>
          </w:p>
        </w:tc>
        <w:tc>
          <w:tcPr>
            <w:tcW w:w="892" w:type="dxa"/>
            <w:tcBorders>
              <w:top w:val="nil"/>
              <w:left w:val="nil"/>
              <w:bottom w:val="single" w:sz="4" w:space="0" w:color="auto"/>
              <w:right w:val="nil"/>
            </w:tcBorders>
            <w:shd w:val="clear" w:color="auto" w:fill="auto"/>
            <w:noWrap/>
            <w:vAlign w:val="center"/>
            <w:hideMark/>
          </w:tcPr>
          <w:p w14:paraId="26AA059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623</w:t>
            </w:r>
          </w:p>
        </w:tc>
        <w:tc>
          <w:tcPr>
            <w:tcW w:w="1300" w:type="dxa"/>
            <w:tcBorders>
              <w:top w:val="nil"/>
              <w:left w:val="nil"/>
              <w:bottom w:val="single" w:sz="4" w:space="0" w:color="auto"/>
              <w:right w:val="nil"/>
            </w:tcBorders>
            <w:shd w:val="clear" w:color="auto" w:fill="auto"/>
            <w:noWrap/>
            <w:vAlign w:val="center"/>
            <w:hideMark/>
          </w:tcPr>
          <w:p w14:paraId="63A43AE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w:t>
            </w:r>
          </w:p>
        </w:tc>
      </w:tr>
    </w:tbl>
    <w:p w14:paraId="10EA617D" w14:textId="0AAAC417" w:rsidR="00C32AC4" w:rsidRDefault="00C32AC4" w:rsidP="00C32AC4">
      <w:pPr>
        <w:rPr>
          <w:color w:val="000000" w:themeColor="text1"/>
        </w:rPr>
      </w:pPr>
      <w:ins w:id="19" w:author="ADRIANA JARDIM ARIAS PEREIRA" w:date="2022-10-19T19:20:00Z">
        <w:r w:rsidRPr="00E73554">
          <w:rPr>
            <w:color w:val="000000" w:themeColor="text1"/>
          </w:rPr>
          <w:t>Fonte: Resultados originais da pesquisa</w:t>
        </w:r>
      </w:ins>
    </w:p>
    <w:p w14:paraId="54316B5D" w14:textId="06F0B3CB" w:rsidR="00C32AC4" w:rsidRDefault="00C32AC4" w:rsidP="00C32AC4">
      <w:pPr>
        <w:rPr>
          <w:color w:val="000000" w:themeColor="text1"/>
        </w:rPr>
      </w:pPr>
    </w:p>
    <w:moveToRangeEnd w:id="16"/>
    <w:p w14:paraId="474819F6" w14:textId="53C8F4D2" w:rsidR="007E2EF2" w:rsidRPr="00A2638C" w:rsidDel="00683E74" w:rsidRDefault="007E2EF2" w:rsidP="00627E9C">
      <w:pPr>
        <w:pStyle w:val="Legenda"/>
        <w:spacing w:after="0"/>
        <w:rPr>
          <w:del w:id="20" w:author="ADRIANA JARDIM ARIAS PEREIRA" w:date="2022-10-19T19:20:00Z"/>
          <w:i w:val="0"/>
          <w:iCs w:val="0"/>
          <w:color w:val="000000" w:themeColor="text1"/>
          <w:sz w:val="22"/>
          <w:szCs w:val="22"/>
        </w:rPr>
      </w:pPr>
      <w:del w:id="21" w:author="ADRIANA JARDIM ARIAS PEREIRA" w:date="2022-10-19T19:20:00Z">
        <w:r w:rsidRPr="00A2638C" w:rsidDel="00683E74">
          <w:rPr>
            <w:i w:val="0"/>
            <w:iCs w:val="0"/>
            <w:color w:val="000000" w:themeColor="text1"/>
            <w:sz w:val="22"/>
            <w:szCs w:val="22"/>
          </w:rPr>
          <w:tab/>
        </w:r>
        <w:r w:rsidRPr="00A2638C" w:rsidDel="00683E74">
          <w:rPr>
            <w:i w:val="0"/>
            <w:iCs w:val="0"/>
            <w:color w:val="000000" w:themeColor="text1"/>
            <w:sz w:val="22"/>
            <w:szCs w:val="22"/>
          </w:rPr>
          <w:tab/>
        </w:r>
        <w:r w:rsidRPr="00A2638C" w:rsidDel="00683E74">
          <w:rPr>
            <w:i w:val="0"/>
            <w:iCs w:val="0"/>
            <w:color w:val="000000" w:themeColor="text1"/>
            <w:sz w:val="22"/>
            <w:szCs w:val="22"/>
          </w:rPr>
          <w:tab/>
        </w:r>
        <w:r w:rsidRPr="00A2638C" w:rsidDel="00683E74">
          <w:rPr>
            <w:i w:val="0"/>
            <w:iCs w:val="0"/>
            <w:color w:val="000000" w:themeColor="text1"/>
            <w:sz w:val="22"/>
            <w:szCs w:val="22"/>
          </w:rPr>
          <w:tab/>
          <w:delText xml:space="preserve">                  </w:delText>
        </w:r>
      </w:del>
    </w:p>
    <w:p w14:paraId="4DA1D2EB" w14:textId="139B52DF" w:rsidR="006E6FA5" w:rsidRPr="002B5740" w:rsidRDefault="006E6FA5">
      <w:pPr>
        <w:pStyle w:val="Legenda"/>
        <w:spacing w:after="0"/>
        <w:rPr>
          <w:i w:val="0"/>
          <w:iCs w:val="0"/>
          <w:color w:val="000000" w:themeColor="text1"/>
        </w:rPr>
        <w:pPrChange w:id="22" w:author="ADRIANA JARDIM ARIAS PEREIRA" w:date="2022-10-19T19:20:00Z">
          <w:pPr>
            <w:pStyle w:val="Legenda"/>
            <w:spacing w:after="0"/>
            <w:ind w:firstLine="708"/>
          </w:pPr>
        </w:pPrChange>
      </w:pPr>
    </w:p>
    <w:tbl>
      <w:tblPr>
        <w:tblStyle w:val="TabeladeGradeClara"/>
        <w:tblW w:w="0" w:type="auto"/>
        <w:tblLook w:val="04A0" w:firstRow="1" w:lastRow="0" w:firstColumn="1" w:lastColumn="0" w:noHBand="0" w:noVBand="1"/>
      </w:tblPr>
      <w:tblGrid>
        <w:gridCol w:w="5939"/>
        <w:gridCol w:w="1616"/>
        <w:gridCol w:w="1505"/>
      </w:tblGrid>
      <w:tr w:rsidR="004E2930" w:rsidRPr="004E2930" w:rsidDel="00AB1945" w14:paraId="64E91694" w14:textId="60C32A5D" w:rsidTr="004E2930">
        <w:trPr>
          <w:trHeight w:val="292"/>
          <w:del w:id="23" w:author="ADRIANA JARDIM ARIAS PEREIRA" w:date="2022-10-19T19:12:00Z"/>
        </w:trPr>
        <w:tc>
          <w:tcPr>
            <w:tcW w:w="0" w:type="auto"/>
            <w:noWrap/>
            <w:hideMark/>
          </w:tcPr>
          <w:p w14:paraId="0137D942" w14:textId="428E5281" w:rsidR="006E6FA5" w:rsidRPr="00A2638C" w:rsidDel="00AB1945" w:rsidRDefault="006E6FA5" w:rsidP="00627E9C">
            <w:pPr>
              <w:jc w:val="left"/>
              <w:rPr>
                <w:del w:id="24" w:author="ADRIANA JARDIM ARIAS PEREIRA" w:date="2022-10-19T19:12:00Z"/>
                <w:rFonts w:ascii="Calibri" w:eastAsia="Times New Roman" w:hAnsi="Calibri" w:cs="Calibri"/>
                <w:color w:val="000000"/>
                <w:lang w:eastAsia="pt-BR"/>
              </w:rPr>
            </w:pPr>
            <w:del w:id="25" w:author="ADRIANA JARDIM ARIAS PEREIRA" w:date="2022-10-19T19:12:00Z">
              <w:r w:rsidRPr="00A2638C" w:rsidDel="00AB1945">
                <w:rPr>
                  <w:rFonts w:ascii="Calibri" w:eastAsia="Times New Roman" w:hAnsi="Calibri" w:cs="Calibri"/>
                  <w:color w:val="000000"/>
                  <w:lang w:eastAsia="pt-BR"/>
                </w:rPr>
                <w:delText>Característica Demográfica</w:delText>
              </w:r>
            </w:del>
          </w:p>
        </w:tc>
        <w:tc>
          <w:tcPr>
            <w:tcW w:w="0" w:type="auto"/>
            <w:noWrap/>
            <w:hideMark/>
          </w:tcPr>
          <w:p w14:paraId="569677FD" w14:textId="3C73DFE7" w:rsidR="006E6FA5" w:rsidRPr="00A2638C" w:rsidDel="00AB1945" w:rsidRDefault="006E6FA5" w:rsidP="00627E9C">
            <w:pPr>
              <w:jc w:val="left"/>
              <w:rPr>
                <w:del w:id="26" w:author="ADRIANA JARDIM ARIAS PEREIRA" w:date="2022-10-19T19:12:00Z"/>
                <w:rFonts w:ascii="Calibri" w:eastAsia="Times New Roman" w:hAnsi="Calibri" w:cs="Calibri"/>
                <w:color w:val="000000"/>
                <w:lang w:eastAsia="pt-BR"/>
              </w:rPr>
            </w:pPr>
            <w:del w:id="27" w:author="ADRIANA JARDIM ARIAS PEREIRA" w:date="2022-10-19T19:12:00Z">
              <w:r w:rsidRPr="00A2638C" w:rsidDel="00AB1945">
                <w:rPr>
                  <w:rFonts w:ascii="Calibri" w:eastAsia="Times New Roman" w:hAnsi="Calibri" w:cs="Calibri"/>
                  <w:color w:val="000000"/>
                  <w:lang w:eastAsia="pt-BR"/>
                </w:rPr>
                <w:delText>Quantidade</w:delText>
              </w:r>
            </w:del>
          </w:p>
        </w:tc>
        <w:tc>
          <w:tcPr>
            <w:tcW w:w="0" w:type="auto"/>
            <w:noWrap/>
            <w:hideMark/>
          </w:tcPr>
          <w:p w14:paraId="65861BE5" w14:textId="6A5BD9E6" w:rsidR="006E6FA5" w:rsidRPr="00A2638C" w:rsidDel="00AB1945" w:rsidRDefault="006E6FA5" w:rsidP="00627E9C">
            <w:pPr>
              <w:jc w:val="left"/>
              <w:rPr>
                <w:del w:id="28" w:author="ADRIANA JARDIM ARIAS PEREIRA" w:date="2022-10-19T19:12:00Z"/>
                <w:rFonts w:ascii="Calibri" w:eastAsia="Times New Roman" w:hAnsi="Calibri" w:cs="Calibri"/>
                <w:color w:val="000000"/>
                <w:lang w:eastAsia="pt-BR"/>
              </w:rPr>
            </w:pPr>
            <w:del w:id="29" w:author="ADRIANA JARDIM ARIAS PEREIRA" w:date="2022-10-19T19:12:00Z">
              <w:r w:rsidRPr="00A2638C" w:rsidDel="00AB1945">
                <w:rPr>
                  <w:rFonts w:ascii="Calibri" w:eastAsia="Times New Roman" w:hAnsi="Calibri" w:cs="Calibri"/>
                  <w:color w:val="000000"/>
                  <w:lang w:eastAsia="pt-BR"/>
                </w:rPr>
                <w:delText>Percentual</w:delText>
              </w:r>
            </w:del>
          </w:p>
        </w:tc>
      </w:tr>
      <w:tr w:rsidR="004E2930" w:rsidRPr="004E2930" w:rsidDel="00AB1945" w14:paraId="21822ED2" w14:textId="6C8D2B8F" w:rsidTr="004E2930">
        <w:trPr>
          <w:trHeight w:val="292"/>
          <w:del w:id="30" w:author="ADRIANA JARDIM ARIAS PEREIRA" w:date="2022-10-19T19:12:00Z"/>
        </w:trPr>
        <w:tc>
          <w:tcPr>
            <w:tcW w:w="0" w:type="auto"/>
            <w:noWrap/>
            <w:hideMark/>
          </w:tcPr>
          <w:p w14:paraId="5D14054E" w14:textId="55552F61" w:rsidR="006E6FA5" w:rsidRPr="00A2638C" w:rsidDel="00AB1945" w:rsidRDefault="006E6FA5" w:rsidP="00627E9C">
            <w:pPr>
              <w:jc w:val="left"/>
              <w:rPr>
                <w:del w:id="31" w:author="ADRIANA JARDIM ARIAS PEREIRA" w:date="2022-10-19T19:12:00Z"/>
                <w:rFonts w:ascii="Calibri" w:eastAsia="Times New Roman" w:hAnsi="Calibri" w:cs="Calibri"/>
                <w:color w:val="000000"/>
                <w:lang w:eastAsia="pt-BR"/>
              </w:rPr>
            </w:pPr>
            <w:del w:id="32" w:author="ADRIANA JARDIM ARIAS PEREIRA" w:date="2022-10-19T19:12:00Z">
              <w:r w:rsidRPr="00A2638C" w:rsidDel="00AB1945">
                <w:rPr>
                  <w:rFonts w:ascii="Calibri" w:eastAsia="Times New Roman" w:hAnsi="Calibri" w:cs="Calibri"/>
                  <w:color w:val="000000"/>
                  <w:lang w:eastAsia="pt-BR"/>
                </w:rPr>
                <w:delText>idade</w:delText>
              </w:r>
            </w:del>
          </w:p>
        </w:tc>
        <w:tc>
          <w:tcPr>
            <w:tcW w:w="0" w:type="auto"/>
            <w:noWrap/>
            <w:hideMark/>
          </w:tcPr>
          <w:p w14:paraId="641C5D7F" w14:textId="7A85E0B5" w:rsidR="006E6FA5" w:rsidRPr="00A2638C" w:rsidDel="00AB1945" w:rsidRDefault="006E6FA5" w:rsidP="00627E9C">
            <w:pPr>
              <w:jc w:val="right"/>
              <w:rPr>
                <w:del w:id="33" w:author="ADRIANA JARDIM ARIAS PEREIRA" w:date="2022-10-19T19:12:00Z"/>
                <w:rFonts w:ascii="Calibri" w:eastAsia="Times New Roman" w:hAnsi="Calibri" w:cs="Calibri"/>
                <w:color w:val="000000"/>
                <w:lang w:eastAsia="pt-BR"/>
              </w:rPr>
            </w:pPr>
            <w:del w:id="34" w:author="ADRIANA JARDIM ARIAS PEREIRA" w:date="2022-10-19T19:12:00Z">
              <w:r w:rsidRPr="00A2638C" w:rsidDel="00AB1945">
                <w:rPr>
                  <w:rFonts w:ascii="Calibri" w:eastAsia="Times New Roman" w:hAnsi="Calibri" w:cs="Calibri"/>
                  <w:color w:val="000000"/>
                  <w:lang w:eastAsia="pt-BR"/>
                </w:rPr>
                <w:delText>2530</w:delText>
              </w:r>
            </w:del>
          </w:p>
        </w:tc>
        <w:tc>
          <w:tcPr>
            <w:tcW w:w="0" w:type="auto"/>
            <w:noWrap/>
            <w:hideMark/>
          </w:tcPr>
          <w:p w14:paraId="2F3BBB03" w14:textId="17D8A05F" w:rsidR="006E6FA5" w:rsidRPr="00A2638C" w:rsidDel="00AB1945" w:rsidRDefault="006E6FA5" w:rsidP="00627E9C">
            <w:pPr>
              <w:jc w:val="right"/>
              <w:rPr>
                <w:del w:id="35" w:author="ADRIANA JARDIM ARIAS PEREIRA" w:date="2022-10-19T19:12:00Z"/>
                <w:rFonts w:ascii="Calibri" w:eastAsia="Times New Roman" w:hAnsi="Calibri" w:cs="Calibri"/>
                <w:color w:val="000000"/>
                <w:lang w:eastAsia="pt-BR"/>
              </w:rPr>
            </w:pPr>
            <w:del w:id="36" w:author="ADRIANA JARDIM ARIAS PEREIRA" w:date="2022-10-19T19:12:00Z">
              <w:r w:rsidRPr="00A2638C" w:rsidDel="00AB1945">
                <w:rPr>
                  <w:rFonts w:ascii="Calibri" w:eastAsia="Times New Roman" w:hAnsi="Calibri" w:cs="Calibri"/>
                  <w:color w:val="000000"/>
                  <w:lang w:eastAsia="pt-BR"/>
                </w:rPr>
                <w:delText>100%</w:delText>
              </w:r>
            </w:del>
          </w:p>
        </w:tc>
      </w:tr>
      <w:tr w:rsidR="00A2638C" w:rsidRPr="004E2930" w:rsidDel="00AB1945" w14:paraId="1E90C46E" w14:textId="277454D4" w:rsidTr="00A2638C">
        <w:trPr>
          <w:trHeight w:val="292"/>
          <w:del w:id="37" w:author="ADRIANA JARDIM ARIAS PEREIRA" w:date="2022-10-19T19:12:00Z"/>
        </w:trPr>
        <w:tc>
          <w:tcPr>
            <w:tcW w:w="0" w:type="auto"/>
            <w:noWrap/>
            <w:hideMark/>
          </w:tcPr>
          <w:p w14:paraId="1A4AE1C4" w14:textId="195F1B6F" w:rsidR="006E6FA5" w:rsidRPr="004E2930" w:rsidDel="00AB1945" w:rsidRDefault="006E6FA5" w:rsidP="00627E9C">
            <w:pPr>
              <w:ind w:firstLineChars="100" w:firstLine="220"/>
              <w:jc w:val="left"/>
              <w:rPr>
                <w:del w:id="38" w:author="ADRIANA JARDIM ARIAS PEREIRA" w:date="2022-10-19T19:12:00Z"/>
                <w:rFonts w:ascii="Calibri" w:eastAsia="Times New Roman" w:hAnsi="Calibri" w:cs="Calibri"/>
                <w:color w:val="000000"/>
                <w:lang w:eastAsia="pt-BR"/>
              </w:rPr>
            </w:pPr>
            <w:del w:id="39" w:author="ADRIANA JARDIM ARIAS PEREIRA" w:date="2022-10-19T19:12:00Z">
              <w:r w:rsidRPr="004E2930" w:rsidDel="00AB1945">
                <w:rPr>
                  <w:rFonts w:ascii="Calibri" w:eastAsia="Times New Roman" w:hAnsi="Calibri" w:cs="Calibri"/>
                  <w:color w:val="000000"/>
                  <w:lang w:eastAsia="pt-BR"/>
                </w:rPr>
                <w:delText>18 a 29 anos</w:delText>
              </w:r>
            </w:del>
          </w:p>
        </w:tc>
        <w:tc>
          <w:tcPr>
            <w:tcW w:w="0" w:type="auto"/>
            <w:noWrap/>
            <w:hideMark/>
          </w:tcPr>
          <w:p w14:paraId="45C3EDE0" w14:textId="1AD272B2" w:rsidR="006E6FA5" w:rsidRPr="004E2930" w:rsidDel="00AB1945" w:rsidRDefault="006E6FA5" w:rsidP="00627E9C">
            <w:pPr>
              <w:jc w:val="right"/>
              <w:rPr>
                <w:del w:id="40" w:author="ADRIANA JARDIM ARIAS PEREIRA" w:date="2022-10-19T19:12:00Z"/>
                <w:rFonts w:ascii="Calibri" w:eastAsia="Times New Roman" w:hAnsi="Calibri" w:cs="Calibri"/>
                <w:color w:val="000000"/>
                <w:lang w:eastAsia="pt-BR"/>
              </w:rPr>
            </w:pPr>
            <w:del w:id="41" w:author="ADRIANA JARDIM ARIAS PEREIRA" w:date="2022-10-19T19:12:00Z">
              <w:r w:rsidRPr="004E2930" w:rsidDel="00AB1945">
                <w:rPr>
                  <w:rFonts w:ascii="Calibri" w:eastAsia="Times New Roman" w:hAnsi="Calibri" w:cs="Calibri"/>
                  <w:color w:val="000000"/>
                  <w:lang w:eastAsia="pt-BR"/>
                </w:rPr>
                <w:delText>902</w:delText>
              </w:r>
            </w:del>
          </w:p>
        </w:tc>
        <w:tc>
          <w:tcPr>
            <w:tcW w:w="0" w:type="auto"/>
            <w:noWrap/>
            <w:hideMark/>
          </w:tcPr>
          <w:p w14:paraId="088983C5" w14:textId="4B701F79" w:rsidR="006E6FA5" w:rsidRPr="004E2930" w:rsidDel="00AB1945" w:rsidRDefault="006E6FA5" w:rsidP="00627E9C">
            <w:pPr>
              <w:jc w:val="right"/>
              <w:rPr>
                <w:del w:id="42" w:author="ADRIANA JARDIM ARIAS PEREIRA" w:date="2022-10-19T19:12:00Z"/>
                <w:rFonts w:ascii="Calibri" w:eastAsia="Times New Roman" w:hAnsi="Calibri" w:cs="Calibri"/>
                <w:color w:val="000000"/>
                <w:lang w:eastAsia="pt-BR"/>
              </w:rPr>
            </w:pPr>
            <w:del w:id="43" w:author="ADRIANA JARDIM ARIAS PEREIRA" w:date="2022-10-19T19:12:00Z">
              <w:r w:rsidRPr="004E2930" w:rsidDel="00AB1945">
                <w:rPr>
                  <w:rFonts w:ascii="Calibri" w:eastAsia="Times New Roman" w:hAnsi="Calibri" w:cs="Calibri"/>
                  <w:color w:val="000000"/>
                  <w:lang w:eastAsia="pt-BR"/>
                </w:rPr>
                <w:delText>36%</w:delText>
              </w:r>
            </w:del>
          </w:p>
        </w:tc>
      </w:tr>
      <w:tr w:rsidR="004E2930" w:rsidRPr="004E2930" w:rsidDel="00AB1945" w14:paraId="63C02E7B" w14:textId="3BDADF88" w:rsidTr="004E2930">
        <w:trPr>
          <w:trHeight w:val="292"/>
          <w:del w:id="44" w:author="ADRIANA JARDIM ARIAS PEREIRA" w:date="2022-10-19T19:12:00Z"/>
        </w:trPr>
        <w:tc>
          <w:tcPr>
            <w:tcW w:w="0" w:type="auto"/>
            <w:noWrap/>
            <w:hideMark/>
          </w:tcPr>
          <w:p w14:paraId="32CC7BB7" w14:textId="1D8812E7" w:rsidR="006E6FA5" w:rsidRPr="004E2930" w:rsidDel="00AB1945" w:rsidRDefault="006E6FA5" w:rsidP="00627E9C">
            <w:pPr>
              <w:ind w:firstLineChars="100" w:firstLine="220"/>
              <w:jc w:val="left"/>
              <w:rPr>
                <w:del w:id="45" w:author="ADRIANA JARDIM ARIAS PEREIRA" w:date="2022-10-19T19:12:00Z"/>
                <w:rFonts w:ascii="Calibri" w:eastAsia="Times New Roman" w:hAnsi="Calibri" w:cs="Calibri"/>
                <w:color w:val="000000"/>
                <w:lang w:eastAsia="pt-BR"/>
              </w:rPr>
            </w:pPr>
            <w:del w:id="46" w:author="ADRIANA JARDIM ARIAS PEREIRA" w:date="2022-10-19T19:12:00Z">
              <w:r w:rsidRPr="004E2930" w:rsidDel="00AB1945">
                <w:rPr>
                  <w:rFonts w:ascii="Calibri" w:eastAsia="Times New Roman" w:hAnsi="Calibri" w:cs="Calibri"/>
                  <w:color w:val="000000"/>
                  <w:lang w:eastAsia="pt-BR"/>
                </w:rPr>
                <w:delText>30 a 44 anos</w:delText>
              </w:r>
            </w:del>
          </w:p>
        </w:tc>
        <w:tc>
          <w:tcPr>
            <w:tcW w:w="0" w:type="auto"/>
            <w:noWrap/>
            <w:hideMark/>
          </w:tcPr>
          <w:p w14:paraId="69B2E775" w14:textId="17B6FDBB" w:rsidR="006E6FA5" w:rsidRPr="004E2930" w:rsidDel="00AB1945" w:rsidRDefault="006E6FA5" w:rsidP="00627E9C">
            <w:pPr>
              <w:jc w:val="right"/>
              <w:rPr>
                <w:del w:id="47" w:author="ADRIANA JARDIM ARIAS PEREIRA" w:date="2022-10-19T19:12:00Z"/>
                <w:rFonts w:ascii="Calibri" w:eastAsia="Times New Roman" w:hAnsi="Calibri" w:cs="Calibri"/>
                <w:color w:val="000000"/>
                <w:lang w:eastAsia="pt-BR"/>
              </w:rPr>
            </w:pPr>
            <w:del w:id="48" w:author="ADRIANA JARDIM ARIAS PEREIRA" w:date="2022-10-19T19:12:00Z">
              <w:r w:rsidRPr="004E2930" w:rsidDel="00AB1945">
                <w:rPr>
                  <w:rFonts w:ascii="Calibri" w:eastAsia="Times New Roman" w:hAnsi="Calibri" w:cs="Calibri"/>
                  <w:color w:val="000000"/>
                  <w:lang w:eastAsia="pt-BR"/>
                </w:rPr>
                <w:delText>1046</w:delText>
              </w:r>
            </w:del>
          </w:p>
        </w:tc>
        <w:tc>
          <w:tcPr>
            <w:tcW w:w="0" w:type="auto"/>
            <w:noWrap/>
            <w:hideMark/>
          </w:tcPr>
          <w:p w14:paraId="0F665464" w14:textId="03039795" w:rsidR="006E6FA5" w:rsidRPr="004E2930" w:rsidDel="00AB1945" w:rsidRDefault="006E6FA5" w:rsidP="00627E9C">
            <w:pPr>
              <w:jc w:val="right"/>
              <w:rPr>
                <w:del w:id="49" w:author="ADRIANA JARDIM ARIAS PEREIRA" w:date="2022-10-19T19:12:00Z"/>
                <w:rFonts w:ascii="Calibri" w:eastAsia="Times New Roman" w:hAnsi="Calibri" w:cs="Calibri"/>
                <w:color w:val="000000"/>
                <w:lang w:eastAsia="pt-BR"/>
              </w:rPr>
            </w:pPr>
            <w:del w:id="50" w:author="ADRIANA JARDIM ARIAS PEREIRA" w:date="2022-10-19T19:12:00Z">
              <w:r w:rsidRPr="004E2930" w:rsidDel="00AB1945">
                <w:rPr>
                  <w:rFonts w:ascii="Calibri" w:eastAsia="Times New Roman" w:hAnsi="Calibri" w:cs="Calibri"/>
                  <w:color w:val="000000"/>
                  <w:lang w:eastAsia="pt-BR"/>
                </w:rPr>
                <w:delText>41%</w:delText>
              </w:r>
            </w:del>
          </w:p>
        </w:tc>
      </w:tr>
      <w:tr w:rsidR="00A2638C" w:rsidRPr="004E2930" w:rsidDel="00AB1945" w14:paraId="3F3AC0AE" w14:textId="3C72238D" w:rsidTr="00A2638C">
        <w:trPr>
          <w:trHeight w:val="292"/>
          <w:del w:id="51" w:author="ADRIANA JARDIM ARIAS PEREIRA" w:date="2022-10-19T19:12:00Z"/>
        </w:trPr>
        <w:tc>
          <w:tcPr>
            <w:tcW w:w="0" w:type="auto"/>
            <w:noWrap/>
            <w:hideMark/>
          </w:tcPr>
          <w:p w14:paraId="5EC420B0" w14:textId="5D5B090F" w:rsidR="006E6FA5" w:rsidRPr="004E2930" w:rsidDel="00AB1945" w:rsidRDefault="006E6FA5" w:rsidP="00627E9C">
            <w:pPr>
              <w:ind w:firstLineChars="100" w:firstLine="220"/>
              <w:jc w:val="left"/>
              <w:rPr>
                <w:del w:id="52" w:author="ADRIANA JARDIM ARIAS PEREIRA" w:date="2022-10-19T19:12:00Z"/>
                <w:rFonts w:ascii="Calibri" w:eastAsia="Times New Roman" w:hAnsi="Calibri" w:cs="Calibri"/>
                <w:color w:val="000000"/>
                <w:lang w:eastAsia="pt-BR"/>
              </w:rPr>
            </w:pPr>
            <w:del w:id="53" w:author="ADRIANA JARDIM ARIAS PEREIRA" w:date="2022-10-19T19:12:00Z">
              <w:r w:rsidRPr="004E2930" w:rsidDel="00AB1945">
                <w:rPr>
                  <w:rFonts w:ascii="Calibri" w:eastAsia="Times New Roman" w:hAnsi="Calibri" w:cs="Calibri"/>
                  <w:color w:val="000000"/>
                  <w:lang w:eastAsia="pt-BR"/>
                </w:rPr>
                <w:delText>45 a 64 anos</w:delText>
              </w:r>
            </w:del>
          </w:p>
        </w:tc>
        <w:tc>
          <w:tcPr>
            <w:tcW w:w="0" w:type="auto"/>
            <w:noWrap/>
            <w:hideMark/>
          </w:tcPr>
          <w:p w14:paraId="2526F162" w14:textId="66C22A8B" w:rsidR="006E6FA5" w:rsidRPr="004E2930" w:rsidDel="00AB1945" w:rsidRDefault="006E6FA5" w:rsidP="00627E9C">
            <w:pPr>
              <w:jc w:val="right"/>
              <w:rPr>
                <w:del w:id="54" w:author="ADRIANA JARDIM ARIAS PEREIRA" w:date="2022-10-19T19:12:00Z"/>
                <w:rFonts w:ascii="Calibri" w:eastAsia="Times New Roman" w:hAnsi="Calibri" w:cs="Calibri"/>
                <w:color w:val="000000"/>
                <w:lang w:eastAsia="pt-BR"/>
              </w:rPr>
            </w:pPr>
            <w:del w:id="55" w:author="ADRIANA JARDIM ARIAS PEREIRA" w:date="2022-10-19T19:12:00Z">
              <w:r w:rsidRPr="004E2930" w:rsidDel="00AB1945">
                <w:rPr>
                  <w:rFonts w:ascii="Calibri" w:eastAsia="Times New Roman" w:hAnsi="Calibri" w:cs="Calibri"/>
                  <w:color w:val="000000"/>
                  <w:lang w:eastAsia="pt-BR"/>
                </w:rPr>
                <w:delText>462</w:delText>
              </w:r>
            </w:del>
          </w:p>
        </w:tc>
        <w:tc>
          <w:tcPr>
            <w:tcW w:w="0" w:type="auto"/>
            <w:noWrap/>
            <w:hideMark/>
          </w:tcPr>
          <w:p w14:paraId="6206F03A" w14:textId="57679955" w:rsidR="006E6FA5" w:rsidRPr="004E2930" w:rsidDel="00AB1945" w:rsidRDefault="006E6FA5" w:rsidP="00627E9C">
            <w:pPr>
              <w:jc w:val="right"/>
              <w:rPr>
                <w:del w:id="56" w:author="ADRIANA JARDIM ARIAS PEREIRA" w:date="2022-10-19T19:12:00Z"/>
                <w:rFonts w:ascii="Calibri" w:eastAsia="Times New Roman" w:hAnsi="Calibri" w:cs="Calibri"/>
                <w:color w:val="000000"/>
                <w:lang w:eastAsia="pt-BR"/>
              </w:rPr>
            </w:pPr>
            <w:del w:id="57" w:author="ADRIANA JARDIM ARIAS PEREIRA" w:date="2022-10-19T19:12:00Z">
              <w:r w:rsidRPr="004E2930" w:rsidDel="00AB1945">
                <w:rPr>
                  <w:rFonts w:ascii="Calibri" w:eastAsia="Times New Roman" w:hAnsi="Calibri" w:cs="Calibri"/>
                  <w:color w:val="000000"/>
                  <w:lang w:eastAsia="pt-BR"/>
                </w:rPr>
                <w:delText>18%</w:delText>
              </w:r>
            </w:del>
          </w:p>
        </w:tc>
      </w:tr>
      <w:tr w:rsidR="004E2930" w:rsidRPr="004E2930" w:rsidDel="00AB1945" w14:paraId="087B6D57" w14:textId="4BE98305" w:rsidTr="004E2930">
        <w:trPr>
          <w:trHeight w:val="292"/>
          <w:del w:id="58" w:author="ADRIANA JARDIM ARIAS PEREIRA" w:date="2022-10-19T19:12:00Z"/>
        </w:trPr>
        <w:tc>
          <w:tcPr>
            <w:tcW w:w="0" w:type="auto"/>
            <w:noWrap/>
            <w:hideMark/>
          </w:tcPr>
          <w:p w14:paraId="4BFEA45C" w14:textId="580CA242" w:rsidR="006E6FA5" w:rsidRPr="004E2930" w:rsidDel="00AB1945" w:rsidRDefault="006E6FA5" w:rsidP="00627E9C">
            <w:pPr>
              <w:ind w:firstLineChars="100" w:firstLine="220"/>
              <w:jc w:val="left"/>
              <w:rPr>
                <w:del w:id="59" w:author="ADRIANA JARDIM ARIAS PEREIRA" w:date="2022-10-19T19:12:00Z"/>
                <w:rFonts w:ascii="Calibri" w:eastAsia="Times New Roman" w:hAnsi="Calibri" w:cs="Calibri"/>
                <w:color w:val="000000"/>
                <w:lang w:eastAsia="pt-BR"/>
              </w:rPr>
            </w:pPr>
            <w:del w:id="60" w:author="ADRIANA JARDIM ARIAS PEREIRA" w:date="2022-10-19T19:12:00Z">
              <w:r w:rsidRPr="004E2930" w:rsidDel="00AB1945">
                <w:rPr>
                  <w:rFonts w:ascii="Calibri" w:eastAsia="Times New Roman" w:hAnsi="Calibri" w:cs="Calibri"/>
                  <w:color w:val="000000"/>
                  <w:lang w:eastAsia="pt-BR"/>
                </w:rPr>
                <w:delText>65 ou mais</w:delText>
              </w:r>
            </w:del>
          </w:p>
        </w:tc>
        <w:tc>
          <w:tcPr>
            <w:tcW w:w="0" w:type="auto"/>
            <w:noWrap/>
            <w:hideMark/>
          </w:tcPr>
          <w:p w14:paraId="02F42C66" w14:textId="29A56BB3" w:rsidR="006E6FA5" w:rsidRPr="004E2930" w:rsidDel="00AB1945" w:rsidRDefault="006E6FA5" w:rsidP="00627E9C">
            <w:pPr>
              <w:jc w:val="right"/>
              <w:rPr>
                <w:del w:id="61" w:author="ADRIANA JARDIM ARIAS PEREIRA" w:date="2022-10-19T19:12:00Z"/>
                <w:rFonts w:ascii="Calibri" w:eastAsia="Times New Roman" w:hAnsi="Calibri" w:cs="Calibri"/>
                <w:color w:val="000000"/>
                <w:lang w:eastAsia="pt-BR"/>
              </w:rPr>
            </w:pPr>
            <w:del w:id="62" w:author="ADRIANA JARDIM ARIAS PEREIRA" w:date="2022-10-19T19:12:00Z">
              <w:r w:rsidRPr="004E2930" w:rsidDel="00AB1945">
                <w:rPr>
                  <w:rFonts w:ascii="Calibri" w:eastAsia="Times New Roman" w:hAnsi="Calibri" w:cs="Calibri"/>
                  <w:color w:val="000000"/>
                  <w:lang w:eastAsia="pt-BR"/>
                </w:rPr>
                <w:delText>120</w:delText>
              </w:r>
            </w:del>
          </w:p>
        </w:tc>
        <w:tc>
          <w:tcPr>
            <w:tcW w:w="0" w:type="auto"/>
            <w:noWrap/>
            <w:hideMark/>
          </w:tcPr>
          <w:p w14:paraId="6C5809C3" w14:textId="03B4D8B0" w:rsidR="006E6FA5" w:rsidRPr="004E2930" w:rsidDel="00AB1945" w:rsidRDefault="006E6FA5" w:rsidP="00627E9C">
            <w:pPr>
              <w:jc w:val="right"/>
              <w:rPr>
                <w:del w:id="63" w:author="ADRIANA JARDIM ARIAS PEREIRA" w:date="2022-10-19T19:12:00Z"/>
                <w:rFonts w:ascii="Calibri" w:eastAsia="Times New Roman" w:hAnsi="Calibri" w:cs="Calibri"/>
                <w:color w:val="000000"/>
                <w:lang w:eastAsia="pt-BR"/>
              </w:rPr>
            </w:pPr>
            <w:del w:id="64" w:author="ADRIANA JARDIM ARIAS PEREIRA" w:date="2022-10-19T19:12:00Z">
              <w:r w:rsidRPr="004E2930" w:rsidDel="00AB1945">
                <w:rPr>
                  <w:rFonts w:ascii="Calibri" w:eastAsia="Times New Roman" w:hAnsi="Calibri" w:cs="Calibri"/>
                  <w:color w:val="000000"/>
                  <w:lang w:eastAsia="pt-BR"/>
                </w:rPr>
                <w:delText>5%</w:delText>
              </w:r>
            </w:del>
          </w:p>
        </w:tc>
      </w:tr>
      <w:tr w:rsidR="00E73554" w:rsidRPr="004E2930" w:rsidDel="00AB1945" w14:paraId="3D719CD9" w14:textId="7E42ABB6" w:rsidTr="00E73554">
        <w:trPr>
          <w:trHeight w:val="292"/>
          <w:del w:id="65" w:author="ADRIANA JARDIM ARIAS PEREIRA" w:date="2022-10-19T19:12:00Z"/>
        </w:trPr>
        <w:tc>
          <w:tcPr>
            <w:tcW w:w="0" w:type="auto"/>
            <w:noWrap/>
            <w:hideMark/>
          </w:tcPr>
          <w:p w14:paraId="021E5197" w14:textId="3367F159" w:rsidR="006E6FA5" w:rsidRPr="00A2638C" w:rsidDel="00AB1945" w:rsidRDefault="006E6FA5" w:rsidP="00627E9C">
            <w:pPr>
              <w:jc w:val="left"/>
              <w:rPr>
                <w:del w:id="66" w:author="ADRIANA JARDIM ARIAS PEREIRA" w:date="2022-10-19T19:12:00Z"/>
                <w:rFonts w:ascii="Calibri" w:eastAsia="Times New Roman" w:hAnsi="Calibri" w:cs="Calibri"/>
                <w:color w:val="000000"/>
                <w:lang w:eastAsia="pt-BR"/>
              </w:rPr>
            </w:pPr>
            <w:del w:id="67" w:author="ADRIANA JARDIM ARIAS PEREIRA" w:date="2022-10-19T19:12:00Z">
              <w:r w:rsidRPr="00A2638C" w:rsidDel="00AB1945">
                <w:rPr>
                  <w:rFonts w:ascii="Calibri" w:eastAsia="Times New Roman" w:hAnsi="Calibri" w:cs="Calibri"/>
                  <w:color w:val="000000"/>
                  <w:lang w:eastAsia="pt-BR"/>
                </w:rPr>
                <w:delText>sexo</w:delText>
              </w:r>
            </w:del>
          </w:p>
        </w:tc>
        <w:tc>
          <w:tcPr>
            <w:tcW w:w="0" w:type="auto"/>
            <w:noWrap/>
            <w:hideMark/>
          </w:tcPr>
          <w:p w14:paraId="602CBD0F" w14:textId="3CF88CE9" w:rsidR="006E6FA5" w:rsidRPr="00A2638C" w:rsidDel="00AB1945" w:rsidRDefault="006E6FA5" w:rsidP="00627E9C">
            <w:pPr>
              <w:jc w:val="right"/>
              <w:rPr>
                <w:del w:id="68" w:author="ADRIANA JARDIM ARIAS PEREIRA" w:date="2022-10-19T19:12:00Z"/>
                <w:rFonts w:ascii="Calibri" w:eastAsia="Times New Roman" w:hAnsi="Calibri" w:cs="Calibri"/>
                <w:color w:val="000000"/>
                <w:lang w:eastAsia="pt-BR"/>
              </w:rPr>
            </w:pPr>
            <w:del w:id="69" w:author="ADRIANA JARDIM ARIAS PEREIRA" w:date="2022-10-19T19:12:00Z">
              <w:r w:rsidRPr="00A2638C" w:rsidDel="00AB1945">
                <w:rPr>
                  <w:rFonts w:ascii="Calibri" w:eastAsia="Times New Roman" w:hAnsi="Calibri" w:cs="Calibri"/>
                  <w:color w:val="000000"/>
                  <w:lang w:eastAsia="pt-BR"/>
                </w:rPr>
                <w:delText>2530</w:delText>
              </w:r>
            </w:del>
          </w:p>
        </w:tc>
        <w:tc>
          <w:tcPr>
            <w:tcW w:w="0" w:type="auto"/>
            <w:noWrap/>
            <w:hideMark/>
          </w:tcPr>
          <w:p w14:paraId="2F5DD2ED" w14:textId="63E5B44C" w:rsidR="006E6FA5" w:rsidRPr="00A2638C" w:rsidDel="00AB1945" w:rsidRDefault="006E6FA5" w:rsidP="00627E9C">
            <w:pPr>
              <w:jc w:val="right"/>
              <w:rPr>
                <w:del w:id="70" w:author="ADRIANA JARDIM ARIAS PEREIRA" w:date="2022-10-19T19:12:00Z"/>
                <w:rFonts w:ascii="Calibri" w:eastAsia="Times New Roman" w:hAnsi="Calibri" w:cs="Calibri"/>
                <w:color w:val="000000"/>
                <w:lang w:eastAsia="pt-BR"/>
              </w:rPr>
            </w:pPr>
            <w:del w:id="71" w:author="ADRIANA JARDIM ARIAS PEREIRA" w:date="2022-10-19T19:12:00Z">
              <w:r w:rsidRPr="00A2638C" w:rsidDel="00AB1945">
                <w:rPr>
                  <w:rFonts w:ascii="Calibri" w:eastAsia="Times New Roman" w:hAnsi="Calibri" w:cs="Calibri"/>
                  <w:color w:val="000000"/>
                  <w:lang w:eastAsia="pt-BR"/>
                </w:rPr>
                <w:delText>100%</w:delText>
              </w:r>
            </w:del>
          </w:p>
        </w:tc>
      </w:tr>
      <w:tr w:rsidR="004E2930" w:rsidRPr="004E2930" w:rsidDel="00AB1945" w14:paraId="25B37707" w14:textId="5D83B636" w:rsidTr="004E2930">
        <w:trPr>
          <w:trHeight w:val="292"/>
          <w:del w:id="72" w:author="ADRIANA JARDIM ARIAS PEREIRA" w:date="2022-10-19T19:12:00Z"/>
        </w:trPr>
        <w:tc>
          <w:tcPr>
            <w:tcW w:w="0" w:type="auto"/>
            <w:noWrap/>
            <w:hideMark/>
          </w:tcPr>
          <w:p w14:paraId="4A9B0700" w14:textId="60D2E243" w:rsidR="006E6FA5" w:rsidRPr="004E2930" w:rsidDel="00AB1945" w:rsidRDefault="006E6FA5" w:rsidP="00627E9C">
            <w:pPr>
              <w:ind w:firstLineChars="100" w:firstLine="220"/>
              <w:jc w:val="left"/>
              <w:rPr>
                <w:del w:id="73" w:author="ADRIANA JARDIM ARIAS PEREIRA" w:date="2022-10-19T19:12:00Z"/>
                <w:rFonts w:ascii="Calibri" w:eastAsia="Times New Roman" w:hAnsi="Calibri" w:cs="Calibri"/>
                <w:color w:val="000000"/>
                <w:lang w:eastAsia="pt-BR"/>
              </w:rPr>
            </w:pPr>
            <w:del w:id="74" w:author="ADRIANA JARDIM ARIAS PEREIRA" w:date="2022-10-19T19:12:00Z">
              <w:r w:rsidRPr="004E2930" w:rsidDel="00AB1945">
                <w:rPr>
                  <w:rFonts w:ascii="Calibri" w:eastAsia="Times New Roman" w:hAnsi="Calibri" w:cs="Calibri"/>
                  <w:color w:val="000000"/>
                  <w:lang w:eastAsia="pt-BR"/>
                </w:rPr>
                <w:delText>feminino</w:delText>
              </w:r>
            </w:del>
          </w:p>
        </w:tc>
        <w:tc>
          <w:tcPr>
            <w:tcW w:w="0" w:type="auto"/>
            <w:noWrap/>
            <w:hideMark/>
          </w:tcPr>
          <w:p w14:paraId="3868607E" w14:textId="2DE90E07" w:rsidR="006E6FA5" w:rsidRPr="004E2930" w:rsidDel="00AB1945" w:rsidRDefault="006E6FA5" w:rsidP="00627E9C">
            <w:pPr>
              <w:jc w:val="right"/>
              <w:rPr>
                <w:del w:id="75" w:author="ADRIANA JARDIM ARIAS PEREIRA" w:date="2022-10-19T19:12:00Z"/>
                <w:rFonts w:ascii="Calibri" w:eastAsia="Times New Roman" w:hAnsi="Calibri" w:cs="Calibri"/>
                <w:color w:val="000000"/>
                <w:lang w:eastAsia="pt-BR"/>
              </w:rPr>
            </w:pPr>
            <w:del w:id="76" w:author="ADRIANA JARDIM ARIAS PEREIRA" w:date="2022-10-19T19:12:00Z">
              <w:r w:rsidRPr="004E2930" w:rsidDel="00AB1945">
                <w:rPr>
                  <w:rFonts w:ascii="Calibri" w:eastAsia="Times New Roman" w:hAnsi="Calibri" w:cs="Calibri"/>
                  <w:color w:val="000000"/>
                  <w:lang w:eastAsia="pt-BR"/>
                </w:rPr>
                <w:delText>768</w:delText>
              </w:r>
            </w:del>
          </w:p>
        </w:tc>
        <w:tc>
          <w:tcPr>
            <w:tcW w:w="0" w:type="auto"/>
            <w:noWrap/>
            <w:hideMark/>
          </w:tcPr>
          <w:p w14:paraId="174AA548" w14:textId="0CFCE902" w:rsidR="006E6FA5" w:rsidRPr="004E2930" w:rsidDel="00AB1945" w:rsidRDefault="006E6FA5" w:rsidP="00627E9C">
            <w:pPr>
              <w:jc w:val="right"/>
              <w:rPr>
                <w:del w:id="77" w:author="ADRIANA JARDIM ARIAS PEREIRA" w:date="2022-10-19T19:12:00Z"/>
                <w:rFonts w:ascii="Calibri" w:eastAsia="Times New Roman" w:hAnsi="Calibri" w:cs="Calibri"/>
                <w:color w:val="000000"/>
                <w:lang w:eastAsia="pt-BR"/>
              </w:rPr>
            </w:pPr>
            <w:del w:id="78" w:author="ADRIANA JARDIM ARIAS PEREIRA" w:date="2022-10-19T19:12:00Z">
              <w:r w:rsidRPr="004E2930" w:rsidDel="00AB1945">
                <w:rPr>
                  <w:rFonts w:ascii="Calibri" w:eastAsia="Times New Roman" w:hAnsi="Calibri" w:cs="Calibri"/>
                  <w:color w:val="000000"/>
                  <w:lang w:eastAsia="pt-BR"/>
                </w:rPr>
                <w:delText>30%</w:delText>
              </w:r>
            </w:del>
          </w:p>
        </w:tc>
      </w:tr>
      <w:tr w:rsidR="00A2638C" w:rsidRPr="004E2930" w:rsidDel="00AB1945" w14:paraId="54F5E827" w14:textId="41DAEA3D" w:rsidTr="00A2638C">
        <w:trPr>
          <w:trHeight w:val="292"/>
          <w:del w:id="79" w:author="ADRIANA JARDIM ARIAS PEREIRA" w:date="2022-10-19T19:12:00Z"/>
        </w:trPr>
        <w:tc>
          <w:tcPr>
            <w:tcW w:w="0" w:type="auto"/>
            <w:noWrap/>
            <w:hideMark/>
          </w:tcPr>
          <w:p w14:paraId="70EA0009" w14:textId="01648BE3" w:rsidR="006E6FA5" w:rsidRPr="004E2930" w:rsidDel="00AB1945" w:rsidRDefault="006E6FA5" w:rsidP="00627E9C">
            <w:pPr>
              <w:ind w:firstLineChars="100" w:firstLine="220"/>
              <w:jc w:val="left"/>
              <w:rPr>
                <w:del w:id="80" w:author="ADRIANA JARDIM ARIAS PEREIRA" w:date="2022-10-19T19:12:00Z"/>
                <w:rFonts w:ascii="Calibri" w:eastAsia="Times New Roman" w:hAnsi="Calibri" w:cs="Calibri"/>
                <w:color w:val="000000"/>
                <w:lang w:eastAsia="pt-BR"/>
              </w:rPr>
            </w:pPr>
            <w:del w:id="81" w:author="ADRIANA JARDIM ARIAS PEREIRA" w:date="2022-10-19T19:12:00Z">
              <w:r w:rsidRPr="004E2930" w:rsidDel="00AB1945">
                <w:rPr>
                  <w:rFonts w:ascii="Calibri" w:eastAsia="Times New Roman" w:hAnsi="Calibri" w:cs="Calibri"/>
                  <w:color w:val="000000"/>
                  <w:lang w:eastAsia="pt-BR"/>
                </w:rPr>
                <w:delText>masculino</w:delText>
              </w:r>
            </w:del>
          </w:p>
        </w:tc>
        <w:tc>
          <w:tcPr>
            <w:tcW w:w="0" w:type="auto"/>
            <w:noWrap/>
            <w:hideMark/>
          </w:tcPr>
          <w:p w14:paraId="5C1057D2" w14:textId="716512E9" w:rsidR="006E6FA5" w:rsidRPr="004E2930" w:rsidDel="00AB1945" w:rsidRDefault="006E6FA5" w:rsidP="00627E9C">
            <w:pPr>
              <w:jc w:val="right"/>
              <w:rPr>
                <w:del w:id="82" w:author="ADRIANA JARDIM ARIAS PEREIRA" w:date="2022-10-19T19:12:00Z"/>
                <w:rFonts w:ascii="Calibri" w:eastAsia="Times New Roman" w:hAnsi="Calibri" w:cs="Calibri"/>
                <w:color w:val="000000"/>
                <w:lang w:eastAsia="pt-BR"/>
              </w:rPr>
            </w:pPr>
            <w:del w:id="83" w:author="ADRIANA JARDIM ARIAS PEREIRA" w:date="2022-10-19T19:12:00Z">
              <w:r w:rsidRPr="004E2930" w:rsidDel="00AB1945">
                <w:rPr>
                  <w:rFonts w:ascii="Calibri" w:eastAsia="Times New Roman" w:hAnsi="Calibri" w:cs="Calibri"/>
                  <w:color w:val="000000"/>
                  <w:lang w:eastAsia="pt-BR"/>
                </w:rPr>
                <w:delText>1692</w:delText>
              </w:r>
            </w:del>
          </w:p>
        </w:tc>
        <w:tc>
          <w:tcPr>
            <w:tcW w:w="0" w:type="auto"/>
            <w:noWrap/>
            <w:hideMark/>
          </w:tcPr>
          <w:p w14:paraId="7A060B8C" w14:textId="2D0C09A6" w:rsidR="006E6FA5" w:rsidRPr="004E2930" w:rsidDel="00AB1945" w:rsidRDefault="006E6FA5" w:rsidP="00627E9C">
            <w:pPr>
              <w:jc w:val="right"/>
              <w:rPr>
                <w:del w:id="84" w:author="ADRIANA JARDIM ARIAS PEREIRA" w:date="2022-10-19T19:12:00Z"/>
                <w:rFonts w:ascii="Calibri" w:eastAsia="Times New Roman" w:hAnsi="Calibri" w:cs="Calibri"/>
                <w:color w:val="000000"/>
                <w:lang w:eastAsia="pt-BR"/>
              </w:rPr>
            </w:pPr>
            <w:del w:id="85" w:author="ADRIANA JARDIM ARIAS PEREIRA" w:date="2022-10-19T19:12:00Z">
              <w:r w:rsidRPr="004E2930" w:rsidDel="00AB1945">
                <w:rPr>
                  <w:rFonts w:ascii="Calibri" w:eastAsia="Times New Roman" w:hAnsi="Calibri" w:cs="Calibri"/>
                  <w:color w:val="000000"/>
                  <w:lang w:eastAsia="pt-BR"/>
                </w:rPr>
                <w:delText>67%</w:delText>
              </w:r>
            </w:del>
          </w:p>
        </w:tc>
      </w:tr>
      <w:tr w:rsidR="004E2930" w:rsidRPr="004E2930" w:rsidDel="00AB1945" w14:paraId="0E9E9451" w14:textId="070E10E6" w:rsidTr="004E2930">
        <w:trPr>
          <w:trHeight w:val="292"/>
          <w:del w:id="86" w:author="ADRIANA JARDIM ARIAS PEREIRA" w:date="2022-10-19T19:12:00Z"/>
        </w:trPr>
        <w:tc>
          <w:tcPr>
            <w:tcW w:w="0" w:type="auto"/>
            <w:noWrap/>
            <w:hideMark/>
          </w:tcPr>
          <w:p w14:paraId="78D80864" w14:textId="2002CA6F" w:rsidR="006E6FA5" w:rsidRPr="004E2930" w:rsidDel="00AB1945" w:rsidRDefault="006E6FA5" w:rsidP="00627E9C">
            <w:pPr>
              <w:ind w:firstLineChars="100" w:firstLine="220"/>
              <w:jc w:val="left"/>
              <w:rPr>
                <w:del w:id="87" w:author="ADRIANA JARDIM ARIAS PEREIRA" w:date="2022-10-19T19:12:00Z"/>
                <w:rFonts w:ascii="Calibri" w:eastAsia="Times New Roman" w:hAnsi="Calibri" w:cs="Calibri"/>
                <w:color w:val="000000"/>
                <w:lang w:eastAsia="pt-BR"/>
              </w:rPr>
            </w:pPr>
            <w:del w:id="88" w:author="ADRIANA JARDIM ARIAS PEREIRA" w:date="2022-10-19T19:12:00Z">
              <w:r w:rsidRPr="004E2930" w:rsidDel="00AB1945">
                <w:rPr>
                  <w:rFonts w:ascii="Calibri" w:eastAsia="Times New Roman" w:hAnsi="Calibri" w:cs="Calibri"/>
                  <w:color w:val="000000"/>
                  <w:lang w:eastAsia="pt-BR"/>
                </w:rPr>
                <w:delText>não sei</w:delText>
              </w:r>
            </w:del>
          </w:p>
        </w:tc>
        <w:tc>
          <w:tcPr>
            <w:tcW w:w="0" w:type="auto"/>
            <w:noWrap/>
            <w:hideMark/>
          </w:tcPr>
          <w:p w14:paraId="12C6D792" w14:textId="369BC6F5" w:rsidR="006E6FA5" w:rsidRPr="004E2930" w:rsidDel="00AB1945" w:rsidRDefault="006E6FA5" w:rsidP="00627E9C">
            <w:pPr>
              <w:jc w:val="right"/>
              <w:rPr>
                <w:del w:id="89" w:author="ADRIANA JARDIM ARIAS PEREIRA" w:date="2022-10-19T19:12:00Z"/>
                <w:rFonts w:ascii="Calibri" w:eastAsia="Times New Roman" w:hAnsi="Calibri" w:cs="Calibri"/>
                <w:color w:val="000000"/>
                <w:lang w:eastAsia="pt-BR"/>
              </w:rPr>
            </w:pPr>
            <w:del w:id="90" w:author="ADRIANA JARDIM ARIAS PEREIRA" w:date="2022-10-19T19:12:00Z">
              <w:r w:rsidRPr="004E2930" w:rsidDel="00AB1945">
                <w:rPr>
                  <w:rFonts w:ascii="Calibri" w:eastAsia="Times New Roman" w:hAnsi="Calibri" w:cs="Calibri"/>
                  <w:color w:val="000000"/>
                  <w:lang w:eastAsia="pt-BR"/>
                </w:rPr>
                <w:delText>30</w:delText>
              </w:r>
            </w:del>
          </w:p>
        </w:tc>
        <w:tc>
          <w:tcPr>
            <w:tcW w:w="0" w:type="auto"/>
            <w:noWrap/>
            <w:hideMark/>
          </w:tcPr>
          <w:p w14:paraId="7148BD99" w14:textId="701F97C3" w:rsidR="006E6FA5" w:rsidRPr="004E2930" w:rsidDel="00AB1945" w:rsidRDefault="006E6FA5" w:rsidP="00627E9C">
            <w:pPr>
              <w:jc w:val="right"/>
              <w:rPr>
                <w:del w:id="91" w:author="ADRIANA JARDIM ARIAS PEREIRA" w:date="2022-10-19T19:12:00Z"/>
                <w:rFonts w:ascii="Calibri" w:eastAsia="Times New Roman" w:hAnsi="Calibri" w:cs="Calibri"/>
                <w:color w:val="000000"/>
                <w:lang w:eastAsia="pt-BR"/>
              </w:rPr>
            </w:pPr>
            <w:del w:id="92" w:author="ADRIANA JARDIM ARIAS PEREIRA" w:date="2022-10-19T19:12:00Z">
              <w:r w:rsidRPr="004E2930" w:rsidDel="00AB1945">
                <w:rPr>
                  <w:rFonts w:ascii="Calibri" w:eastAsia="Times New Roman" w:hAnsi="Calibri" w:cs="Calibri"/>
                  <w:color w:val="000000"/>
                  <w:lang w:eastAsia="pt-BR"/>
                </w:rPr>
                <w:delText>1%</w:delText>
              </w:r>
            </w:del>
          </w:p>
        </w:tc>
      </w:tr>
      <w:tr w:rsidR="00A2638C" w:rsidRPr="004E2930" w:rsidDel="00AB1945" w14:paraId="1FFAE4C5" w14:textId="394998B1" w:rsidTr="00A2638C">
        <w:trPr>
          <w:trHeight w:val="292"/>
          <w:del w:id="93" w:author="ADRIANA JARDIM ARIAS PEREIRA" w:date="2022-10-19T19:12:00Z"/>
        </w:trPr>
        <w:tc>
          <w:tcPr>
            <w:tcW w:w="0" w:type="auto"/>
            <w:noWrap/>
            <w:hideMark/>
          </w:tcPr>
          <w:p w14:paraId="74AC931B" w14:textId="5858E8F9" w:rsidR="006E6FA5" w:rsidRPr="004E2930" w:rsidDel="00AB1945" w:rsidRDefault="006E6FA5" w:rsidP="00627E9C">
            <w:pPr>
              <w:ind w:firstLineChars="100" w:firstLine="220"/>
              <w:jc w:val="left"/>
              <w:rPr>
                <w:del w:id="94" w:author="ADRIANA JARDIM ARIAS PEREIRA" w:date="2022-10-19T19:12:00Z"/>
                <w:rFonts w:ascii="Calibri" w:eastAsia="Times New Roman" w:hAnsi="Calibri" w:cs="Calibri"/>
                <w:color w:val="000000"/>
                <w:lang w:eastAsia="pt-BR"/>
              </w:rPr>
            </w:pPr>
            <w:del w:id="95" w:author="ADRIANA JARDIM ARIAS PEREIRA" w:date="2022-10-19T19:12:00Z">
              <w:r w:rsidRPr="004E2930" w:rsidDel="00AB1945">
                <w:rPr>
                  <w:rFonts w:ascii="Calibri" w:eastAsia="Times New Roman" w:hAnsi="Calibri" w:cs="Calibri"/>
                  <w:color w:val="000000"/>
                  <w:lang w:eastAsia="pt-BR"/>
                </w:rPr>
                <w:delText>recusado</w:delText>
              </w:r>
            </w:del>
          </w:p>
        </w:tc>
        <w:tc>
          <w:tcPr>
            <w:tcW w:w="0" w:type="auto"/>
            <w:noWrap/>
            <w:hideMark/>
          </w:tcPr>
          <w:p w14:paraId="1B946F0B" w14:textId="08AC1363" w:rsidR="006E6FA5" w:rsidRPr="004E2930" w:rsidDel="00AB1945" w:rsidRDefault="006E6FA5" w:rsidP="00627E9C">
            <w:pPr>
              <w:jc w:val="right"/>
              <w:rPr>
                <w:del w:id="96" w:author="ADRIANA JARDIM ARIAS PEREIRA" w:date="2022-10-19T19:12:00Z"/>
                <w:rFonts w:ascii="Calibri" w:eastAsia="Times New Roman" w:hAnsi="Calibri" w:cs="Calibri"/>
                <w:color w:val="000000"/>
                <w:lang w:eastAsia="pt-BR"/>
              </w:rPr>
            </w:pPr>
            <w:del w:id="97" w:author="ADRIANA JARDIM ARIAS PEREIRA" w:date="2022-10-19T19:12:00Z">
              <w:r w:rsidRPr="004E2930" w:rsidDel="00AB1945">
                <w:rPr>
                  <w:rFonts w:ascii="Calibri" w:eastAsia="Times New Roman" w:hAnsi="Calibri" w:cs="Calibri"/>
                  <w:color w:val="000000"/>
                  <w:lang w:eastAsia="pt-BR"/>
                </w:rPr>
                <w:delText>40</w:delText>
              </w:r>
            </w:del>
          </w:p>
        </w:tc>
        <w:tc>
          <w:tcPr>
            <w:tcW w:w="0" w:type="auto"/>
            <w:noWrap/>
            <w:hideMark/>
          </w:tcPr>
          <w:p w14:paraId="2874B2C4" w14:textId="1131A9BE" w:rsidR="006E6FA5" w:rsidRPr="004E2930" w:rsidDel="00AB1945" w:rsidRDefault="006E6FA5" w:rsidP="00627E9C">
            <w:pPr>
              <w:jc w:val="right"/>
              <w:rPr>
                <w:del w:id="98" w:author="ADRIANA JARDIM ARIAS PEREIRA" w:date="2022-10-19T19:12:00Z"/>
                <w:rFonts w:ascii="Calibri" w:eastAsia="Times New Roman" w:hAnsi="Calibri" w:cs="Calibri"/>
                <w:color w:val="000000"/>
                <w:lang w:eastAsia="pt-BR"/>
              </w:rPr>
            </w:pPr>
            <w:del w:id="99" w:author="ADRIANA JARDIM ARIAS PEREIRA" w:date="2022-10-19T19:12:00Z">
              <w:r w:rsidRPr="004E2930" w:rsidDel="00AB1945">
                <w:rPr>
                  <w:rFonts w:ascii="Calibri" w:eastAsia="Times New Roman" w:hAnsi="Calibri" w:cs="Calibri"/>
                  <w:color w:val="000000"/>
                  <w:lang w:eastAsia="pt-BR"/>
                </w:rPr>
                <w:delText>2%</w:delText>
              </w:r>
            </w:del>
          </w:p>
        </w:tc>
      </w:tr>
      <w:tr w:rsidR="004E2930" w:rsidRPr="004E2930" w:rsidDel="00AB1945" w14:paraId="34D4712B" w14:textId="26C63558" w:rsidTr="004E2930">
        <w:trPr>
          <w:trHeight w:val="292"/>
          <w:del w:id="100" w:author="ADRIANA JARDIM ARIAS PEREIRA" w:date="2022-10-19T19:12:00Z"/>
        </w:trPr>
        <w:tc>
          <w:tcPr>
            <w:tcW w:w="0" w:type="auto"/>
            <w:noWrap/>
            <w:hideMark/>
          </w:tcPr>
          <w:p w14:paraId="77270BB1" w14:textId="09EAFFE2" w:rsidR="006E6FA5" w:rsidRPr="00A2638C" w:rsidDel="00AB1945" w:rsidRDefault="00C23DB0" w:rsidP="00627E9C">
            <w:pPr>
              <w:jc w:val="left"/>
              <w:rPr>
                <w:del w:id="101" w:author="ADRIANA JARDIM ARIAS PEREIRA" w:date="2022-10-19T19:12:00Z"/>
                <w:rFonts w:ascii="Calibri" w:eastAsia="Times New Roman" w:hAnsi="Calibri" w:cs="Calibri"/>
                <w:color w:val="000000"/>
                <w:lang w:eastAsia="pt-BR"/>
              </w:rPr>
            </w:pPr>
            <w:del w:id="102" w:author="ADRIANA JARDIM ARIAS PEREIRA" w:date="2022-10-19T19:12:00Z">
              <w:r w:rsidRPr="00A2638C" w:rsidDel="00AB1945">
                <w:rPr>
                  <w:rFonts w:ascii="Calibri" w:eastAsia="Times New Roman" w:hAnsi="Calibri" w:cs="Calibri"/>
                  <w:color w:val="000000"/>
                  <w:lang w:eastAsia="pt-BR"/>
                </w:rPr>
                <w:delText>orientação sexual</w:delText>
              </w:r>
            </w:del>
          </w:p>
        </w:tc>
        <w:tc>
          <w:tcPr>
            <w:tcW w:w="0" w:type="auto"/>
            <w:noWrap/>
            <w:hideMark/>
          </w:tcPr>
          <w:p w14:paraId="2FF872FF" w14:textId="6B3F5B9E" w:rsidR="006E6FA5" w:rsidRPr="00A2638C" w:rsidDel="00AB1945" w:rsidRDefault="006E6FA5" w:rsidP="00627E9C">
            <w:pPr>
              <w:jc w:val="right"/>
              <w:rPr>
                <w:del w:id="103" w:author="ADRIANA JARDIM ARIAS PEREIRA" w:date="2022-10-19T19:12:00Z"/>
                <w:rFonts w:ascii="Calibri" w:eastAsia="Times New Roman" w:hAnsi="Calibri" w:cs="Calibri"/>
                <w:color w:val="000000"/>
                <w:lang w:eastAsia="pt-BR"/>
              </w:rPr>
            </w:pPr>
            <w:del w:id="104" w:author="ADRIANA JARDIM ARIAS PEREIRA" w:date="2022-10-19T19:12:00Z">
              <w:r w:rsidRPr="00A2638C" w:rsidDel="00AB1945">
                <w:rPr>
                  <w:rFonts w:ascii="Calibri" w:eastAsia="Times New Roman" w:hAnsi="Calibri" w:cs="Calibri"/>
                  <w:color w:val="000000"/>
                  <w:lang w:eastAsia="pt-BR"/>
                </w:rPr>
                <w:delText>2530</w:delText>
              </w:r>
            </w:del>
          </w:p>
        </w:tc>
        <w:tc>
          <w:tcPr>
            <w:tcW w:w="0" w:type="auto"/>
            <w:noWrap/>
            <w:hideMark/>
          </w:tcPr>
          <w:p w14:paraId="6960777A" w14:textId="49824CB9" w:rsidR="006E6FA5" w:rsidRPr="00A2638C" w:rsidDel="00AB1945" w:rsidRDefault="006E6FA5" w:rsidP="00627E9C">
            <w:pPr>
              <w:jc w:val="right"/>
              <w:rPr>
                <w:del w:id="105" w:author="ADRIANA JARDIM ARIAS PEREIRA" w:date="2022-10-19T19:12:00Z"/>
                <w:rFonts w:ascii="Calibri" w:eastAsia="Times New Roman" w:hAnsi="Calibri" w:cs="Calibri"/>
                <w:color w:val="000000"/>
                <w:lang w:eastAsia="pt-BR"/>
              </w:rPr>
            </w:pPr>
            <w:del w:id="106" w:author="ADRIANA JARDIM ARIAS PEREIRA" w:date="2022-10-19T19:12:00Z">
              <w:r w:rsidRPr="00A2638C" w:rsidDel="00AB1945">
                <w:rPr>
                  <w:rFonts w:ascii="Calibri" w:eastAsia="Times New Roman" w:hAnsi="Calibri" w:cs="Calibri"/>
                  <w:color w:val="000000"/>
                  <w:lang w:eastAsia="pt-BR"/>
                </w:rPr>
                <w:delText>100%</w:delText>
              </w:r>
            </w:del>
          </w:p>
        </w:tc>
      </w:tr>
      <w:tr w:rsidR="00A2638C" w:rsidRPr="004E2930" w:rsidDel="00AB1945" w14:paraId="2E907BC5" w14:textId="43DB7AEE" w:rsidTr="00A2638C">
        <w:trPr>
          <w:trHeight w:val="292"/>
          <w:del w:id="107" w:author="ADRIANA JARDIM ARIAS PEREIRA" w:date="2022-10-19T19:12:00Z"/>
        </w:trPr>
        <w:tc>
          <w:tcPr>
            <w:tcW w:w="0" w:type="auto"/>
            <w:noWrap/>
            <w:hideMark/>
          </w:tcPr>
          <w:p w14:paraId="55063D09" w14:textId="1D3A181D" w:rsidR="006E6FA5" w:rsidRPr="004E2930" w:rsidDel="00AB1945" w:rsidRDefault="006E6FA5" w:rsidP="00627E9C">
            <w:pPr>
              <w:ind w:firstLineChars="100" w:firstLine="220"/>
              <w:jc w:val="left"/>
              <w:rPr>
                <w:del w:id="108" w:author="ADRIANA JARDIM ARIAS PEREIRA" w:date="2022-10-19T19:12:00Z"/>
                <w:rFonts w:ascii="Calibri" w:eastAsia="Times New Roman" w:hAnsi="Calibri" w:cs="Calibri"/>
                <w:color w:val="000000"/>
                <w:lang w:eastAsia="pt-BR"/>
              </w:rPr>
            </w:pPr>
            <w:del w:id="109" w:author="ADRIANA JARDIM ARIAS PEREIRA" w:date="2022-10-19T19:12:00Z">
              <w:r w:rsidRPr="004E2930" w:rsidDel="00AB1945">
                <w:rPr>
                  <w:rFonts w:ascii="Calibri" w:eastAsia="Times New Roman" w:hAnsi="Calibri" w:cs="Calibri"/>
                  <w:color w:val="000000"/>
                  <w:lang w:eastAsia="pt-BR"/>
                </w:rPr>
                <w:delText>bissexual</w:delText>
              </w:r>
            </w:del>
          </w:p>
        </w:tc>
        <w:tc>
          <w:tcPr>
            <w:tcW w:w="0" w:type="auto"/>
            <w:noWrap/>
            <w:hideMark/>
          </w:tcPr>
          <w:p w14:paraId="6B6067DF" w14:textId="3955367E" w:rsidR="006E6FA5" w:rsidRPr="004E2930" w:rsidDel="00AB1945" w:rsidRDefault="006E6FA5" w:rsidP="00627E9C">
            <w:pPr>
              <w:jc w:val="right"/>
              <w:rPr>
                <w:del w:id="110" w:author="ADRIANA JARDIM ARIAS PEREIRA" w:date="2022-10-19T19:12:00Z"/>
                <w:rFonts w:ascii="Calibri" w:eastAsia="Times New Roman" w:hAnsi="Calibri" w:cs="Calibri"/>
                <w:color w:val="000000"/>
                <w:lang w:eastAsia="pt-BR"/>
              </w:rPr>
            </w:pPr>
            <w:del w:id="111" w:author="ADRIANA JARDIM ARIAS PEREIRA" w:date="2022-10-19T19:12:00Z">
              <w:r w:rsidRPr="004E2930" w:rsidDel="00AB1945">
                <w:rPr>
                  <w:rFonts w:ascii="Calibri" w:eastAsia="Times New Roman" w:hAnsi="Calibri" w:cs="Calibri"/>
                  <w:color w:val="000000"/>
                  <w:lang w:eastAsia="pt-BR"/>
                </w:rPr>
                <w:delText>92</w:delText>
              </w:r>
            </w:del>
          </w:p>
        </w:tc>
        <w:tc>
          <w:tcPr>
            <w:tcW w:w="0" w:type="auto"/>
            <w:noWrap/>
            <w:hideMark/>
          </w:tcPr>
          <w:p w14:paraId="6C7DBB8A" w14:textId="5F726D64" w:rsidR="006E6FA5" w:rsidRPr="004E2930" w:rsidDel="00AB1945" w:rsidRDefault="006E6FA5" w:rsidP="00627E9C">
            <w:pPr>
              <w:jc w:val="right"/>
              <w:rPr>
                <w:del w:id="112" w:author="ADRIANA JARDIM ARIAS PEREIRA" w:date="2022-10-19T19:12:00Z"/>
                <w:rFonts w:ascii="Calibri" w:eastAsia="Times New Roman" w:hAnsi="Calibri" w:cs="Calibri"/>
                <w:color w:val="000000"/>
                <w:lang w:eastAsia="pt-BR"/>
              </w:rPr>
            </w:pPr>
            <w:del w:id="113" w:author="ADRIANA JARDIM ARIAS PEREIRA" w:date="2022-10-19T19:12:00Z">
              <w:r w:rsidRPr="004E2930" w:rsidDel="00AB1945">
                <w:rPr>
                  <w:rFonts w:ascii="Calibri" w:eastAsia="Times New Roman" w:hAnsi="Calibri" w:cs="Calibri"/>
                  <w:color w:val="000000"/>
                  <w:lang w:eastAsia="pt-BR"/>
                </w:rPr>
                <w:delText>4%</w:delText>
              </w:r>
            </w:del>
          </w:p>
        </w:tc>
      </w:tr>
      <w:tr w:rsidR="004E2930" w:rsidRPr="004E2930" w:rsidDel="00AB1945" w14:paraId="234B868B" w14:textId="235B9DDD" w:rsidTr="004E2930">
        <w:trPr>
          <w:trHeight w:val="292"/>
          <w:del w:id="114" w:author="ADRIANA JARDIM ARIAS PEREIRA" w:date="2022-10-19T19:12:00Z"/>
        </w:trPr>
        <w:tc>
          <w:tcPr>
            <w:tcW w:w="0" w:type="auto"/>
            <w:noWrap/>
            <w:hideMark/>
          </w:tcPr>
          <w:p w14:paraId="77E8F7ED" w14:textId="07758579" w:rsidR="006E6FA5" w:rsidRPr="004E2930" w:rsidDel="00AB1945" w:rsidRDefault="006E6FA5" w:rsidP="00627E9C">
            <w:pPr>
              <w:ind w:firstLineChars="100" w:firstLine="220"/>
              <w:jc w:val="left"/>
              <w:rPr>
                <w:del w:id="115" w:author="ADRIANA JARDIM ARIAS PEREIRA" w:date="2022-10-19T19:12:00Z"/>
                <w:rFonts w:ascii="Calibri" w:eastAsia="Times New Roman" w:hAnsi="Calibri" w:cs="Calibri"/>
                <w:color w:val="000000"/>
                <w:lang w:eastAsia="pt-BR"/>
              </w:rPr>
            </w:pPr>
            <w:del w:id="116" w:author="ADRIANA JARDIM ARIAS PEREIRA" w:date="2022-10-19T19:12:00Z">
              <w:r w:rsidRPr="004E2930" w:rsidDel="00AB1945">
                <w:rPr>
                  <w:rFonts w:ascii="Calibri" w:eastAsia="Times New Roman" w:hAnsi="Calibri" w:cs="Calibri"/>
                  <w:color w:val="000000"/>
                  <w:lang w:eastAsia="pt-BR"/>
                </w:rPr>
                <w:delText>gay/lésbica</w:delText>
              </w:r>
            </w:del>
          </w:p>
        </w:tc>
        <w:tc>
          <w:tcPr>
            <w:tcW w:w="0" w:type="auto"/>
            <w:noWrap/>
            <w:hideMark/>
          </w:tcPr>
          <w:p w14:paraId="3F7C2440" w14:textId="63B872BC" w:rsidR="006E6FA5" w:rsidRPr="004E2930" w:rsidDel="00AB1945" w:rsidRDefault="006E6FA5" w:rsidP="00627E9C">
            <w:pPr>
              <w:jc w:val="right"/>
              <w:rPr>
                <w:del w:id="117" w:author="ADRIANA JARDIM ARIAS PEREIRA" w:date="2022-10-19T19:12:00Z"/>
                <w:rFonts w:ascii="Calibri" w:eastAsia="Times New Roman" w:hAnsi="Calibri" w:cs="Calibri"/>
                <w:color w:val="000000"/>
                <w:lang w:eastAsia="pt-BR"/>
              </w:rPr>
            </w:pPr>
            <w:del w:id="118" w:author="ADRIANA JARDIM ARIAS PEREIRA" w:date="2022-10-19T19:12:00Z">
              <w:r w:rsidRPr="004E2930" w:rsidDel="00AB1945">
                <w:rPr>
                  <w:rFonts w:ascii="Calibri" w:eastAsia="Times New Roman" w:hAnsi="Calibri" w:cs="Calibri"/>
                  <w:color w:val="000000"/>
                  <w:lang w:eastAsia="pt-BR"/>
                </w:rPr>
                <w:delText>203</w:delText>
              </w:r>
            </w:del>
          </w:p>
        </w:tc>
        <w:tc>
          <w:tcPr>
            <w:tcW w:w="0" w:type="auto"/>
            <w:noWrap/>
            <w:hideMark/>
          </w:tcPr>
          <w:p w14:paraId="18878D7C" w14:textId="17A4ABB3" w:rsidR="006E6FA5" w:rsidRPr="004E2930" w:rsidDel="00AB1945" w:rsidRDefault="006E6FA5" w:rsidP="00627E9C">
            <w:pPr>
              <w:jc w:val="right"/>
              <w:rPr>
                <w:del w:id="119" w:author="ADRIANA JARDIM ARIAS PEREIRA" w:date="2022-10-19T19:12:00Z"/>
                <w:rFonts w:ascii="Calibri" w:eastAsia="Times New Roman" w:hAnsi="Calibri" w:cs="Calibri"/>
                <w:color w:val="000000"/>
                <w:lang w:eastAsia="pt-BR"/>
              </w:rPr>
            </w:pPr>
            <w:del w:id="120" w:author="ADRIANA JARDIM ARIAS PEREIRA" w:date="2022-10-19T19:12:00Z">
              <w:r w:rsidRPr="004E2930" w:rsidDel="00AB1945">
                <w:rPr>
                  <w:rFonts w:ascii="Calibri" w:eastAsia="Times New Roman" w:hAnsi="Calibri" w:cs="Calibri"/>
                  <w:color w:val="000000"/>
                  <w:lang w:eastAsia="pt-BR"/>
                </w:rPr>
                <w:delText>8%</w:delText>
              </w:r>
            </w:del>
          </w:p>
        </w:tc>
      </w:tr>
      <w:tr w:rsidR="00A2638C" w:rsidRPr="004E2930" w:rsidDel="00AB1945" w14:paraId="11EE54D2" w14:textId="7228232C" w:rsidTr="00A2638C">
        <w:trPr>
          <w:trHeight w:val="292"/>
          <w:del w:id="121" w:author="ADRIANA JARDIM ARIAS PEREIRA" w:date="2022-10-19T19:12:00Z"/>
        </w:trPr>
        <w:tc>
          <w:tcPr>
            <w:tcW w:w="0" w:type="auto"/>
            <w:noWrap/>
            <w:hideMark/>
          </w:tcPr>
          <w:p w14:paraId="23755AB0" w14:textId="452F4A70" w:rsidR="006E6FA5" w:rsidRPr="004E2930" w:rsidDel="00AB1945" w:rsidRDefault="00A57BFD" w:rsidP="00627E9C">
            <w:pPr>
              <w:ind w:firstLineChars="100" w:firstLine="220"/>
              <w:jc w:val="left"/>
              <w:rPr>
                <w:del w:id="122" w:author="ADRIANA JARDIM ARIAS PEREIRA" w:date="2022-10-19T19:12:00Z"/>
                <w:rFonts w:ascii="Calibri" w:eastAsia="Times New Roman" w:hAnsi="Calibri" w:cs="Calibri"/>
                <w:color w:val="000000"/>
                <w:lang w:eastAsia="pt-BR"/>
              </w:rPr>
            </w:pPr>
            <w:del w:id="123" w:author="ADRIANA JARDIM ARIAS PEREIRA" w:date="2022-10-19T19:12:00Z">
              <w:r w:rsidRPr="004E2930" w:rsidDel="00AB1945">
                <w:rPr>
                  <w:rFonts w:ascii="Calibri" w:eastAsia="Times New Roman" w:hAnsi="Calibri" w:cs="Calibri"/>
                  <w:color w:val="000000"/>
                  <w:lang w:eastAsia="pt-BR"/>
                </w:rPr>
                <w:delText>heterossexual</w:delText>
              </w:r>
              <w:r w:rsidR="006E6FA5" w:rsidRPr="004E2930" w:rsidDel="00AB1945">
                <w:rPr>
                  <w:rFonts w:ascii="Calibri" w:eastAsia="Times New Roman" w:hAnsi="Calibri" w:cs="Calibri"/>
                  <w:color w:val="000000"/>
                  <w:lang w:eastAsia="pt-BR"/>
                </w:rPr>
                <w:delText xml:space="preserve"> (i.e não gay/lésbica)</w:delText>
              </w:r>
            </w:del>
          </w:p>
        </w:tc>
        <w:tc>
          <w:tcPr>
            <w:tcW w:w="0" w:type="auto"/>
            <w:noWrap/>
            <w:hideMark/>
          </w:tcPr>
          <w:p w14:paraId="6824E3C2" w14:textId="4CAE40F9" w:rsidR="006E6FA5" w:rsidRPr="004E2930" w:rsidDel="00AB1945" w:rsidRDefault="006E6FA5" w:rsidP="00627E9C">
            <w:pPr>
              <w:jc w:val="right"/>
              <w:rPr>
                <w:del w:id="124" w:author="ADRIANA JARDIM ARIAS PEREIRA" w:date="2022-10-19T19:12:00Z"/>
                <w:rFonts w:ascii="Calibri" w:eastAsia="Times New Roman" w:hAnsi="Calibri" w:cs="Calibri"/>
                <w:color w:val="000000"/>
                <w:lang w:eastAsia="pt-BR"/>
              </w:rPr>
            </w:pPr>
            <w:del w:id="125" w:author="ADRIANA JARDIM ARIAS PEREIRA" w:date="2022-10-19T19:12:00Z">
              <w:r w:rsidRPr="004E2930" w:rsidDel="00AB1945">
                <w:rPr>
                  <w:rFonts w:ascii="Calibri" w:eastAsia="Times New Roman" w:hAnsi="Calibri" w:cs="Calibri"/>
                  <w:color w:val="000000"/>
                  <w:lang w:eastAsia="pt-BR"/>
                </w:rPr>
                <w:delText>2167</w:delText>
              </w:r>
            </w:del>
          </w:p>
        </w:tc>
        <w:tc>
          <w:tcPr>
            <w:tcW w:w="0" w:type="auto"/>
            <w:noWrap/>
            <w:hideMark/>
          </w:tcPr>
          <w:p w14:paraId="6A4270CD" w14:textId="09C8A9D6" w:rsidR="006E6FA5" w:rsidRPr="004E2930" w:rsidDel="00AB1945" w:rsidRDefault="006E6FA5" w:rsidP="00627E9C">
            <w:pPr>
              <w:jc w:val="right"/>
              <w:rPr>
                <w:del w:id="126" w:author="ADRIANA JARDIM ARIAS PEREIRA" w:date="2022-10-19T19:12:00Z"/>
                <w:rFonts w:ascii="Calibri" w:eastAsia="Times New Roman" w:hAnsi="Calibri" w:cs="Calibri"/>
                <w:color w:val="000000"/>
                <w:lang w:eastAsia="pt-BR"/>
              </w:rPr>
            </w:pPr>
            <w:del w:id="127" w:author="ADRIANA JARDIM ARIAS PEREIRA" w:date="2022-10-19T19:12:00Z">
              <w:r w:rsidRPr="004E2930" w:rsidDel="00AB1945">
                <w:rPr>
                  <w:rFonts w:ascii="Calibri" w:eastAsia="Times New Roman" w:hAnsi="Calibri" w:cs="Calibri"/>
                  <w:color w:val="000000"/>
                  <w:lang w:eastAsia="pt-BR"/>
                </w:rPr>
                <w:delText>86%</w:delText>
              </w:r>
            </w:del>
          </w:p>
        </w:tc>
      </w:tr>
      <w:tr w:rsidR="004E2930" w:rsidRPr="004E2930" w:rsidDel="00AB1945" w14:paraId="77B66E26" w14:textId="20816D3B" w:rsidTr="004E2930">
        <w:trPr>
          <w:trHeight w:val="292"/>
          <w:del w:id="128" w:author="ADRIANA JARDIM ARIAS PEREIRA" w:date="2022-10-19T19:12:00Z"/>
        </w:trPr>
        <w:tc>
          <w:tcPr>
            <w:tcW w:w="0" w:type="auto"/>
            <w:noWrap/>
            <w:hideMark/>
          </w:tcPr>
          <w:p w14:paraId="7F38C8CA" w14:textId="3876291F" w:rsidR="006E6FA5" w:rsidRPr="004E2930" w:rsidDel="00AB1945" w:rsidRDefault="006E6FA5" w:rsidP="00627E9C">
            <w:pPr>
              <w:ind w:firstLineChars="100" w:firstLine="220"/>
              <w:jc w:val="left"/>
              <w:rPr>
                <w:del w:id="129" w:author="ADRIANA JARDIM ARIAS PEREIRA" w:date="2022-10-19T19:12:00Z"/>
                <w:rFonts w:ascii="Calibri" w:eastAsia="Times New Roman" w:hAnsi="Calibri" w:cs="Calibri"/>
                <w:color w:val="000000"/>
                <w:lang w:eastAsia="pt-BR"/>
              </w:rPr>
            </w:pPr>
            <w:del w:id="130" w:author="ADRIANA JARDIM ARIAS PEREIRA" w:date="2022-10-19T19:12:00Z">
              <w:r w:rsidRPr="004E2930" w:rsidDel="00AB1945">
                <w:rPr>
                  <w:rFonts w:ascii="Calibri" w:eastAsia="Times New Roman" w:hAnsi="Calibri" w:cs="Calibri"/>
                  <w:color w:val="000000"/>
                  <w:lang w:eastAsia="pt-BR"/>
                </w:rPr>
                <w:delText>não sei</w:delText>
              </w:r>
            </w:del>
          </w:p>
        </w:tc>
        <w:tc>
          <w:tcPr>
            <w:tcW w:w="0" w:type="auto"/>
            <w:noWrap/>
            <w:hideMark/>
          </w:tcPr>
          <w:p w14:paraId="407BD8AE" w14:textId="300C39BB" w:rsidR="006E6FA5" w:rsidRPr="004E2930" w:rsidDel="00AB1945" w:rsidRDefault="006E6FA5" w:rsidP="00627E9C">
            <w:pPr>
              <w:jc w:val="right"/>
              <w:rPr>
                <w:del w:id="131" w:author="ADRIANA JARDIM ARIAS PEREIRA" w:date="2022-10-19T19:12:00Z"/>
                <w:rFonts w:ascii="Calibri" w:eastAsia="Times New Roman" w:hAnsi="Calibri" w:cs="Calibri"/>
                <w:color w:val="000000"/>
                <w:lang w:eastAsia="pt-BR"/>
              </w:rPr>
            </w:pPr>
            <w:del w:id="132" w:author="ADRIANA JARDIM ARIAS PEREIRA" w:date="2022-10-19T19:12:00Z">
              <w:r w:rsidRPr="004E2930" w:rsidDel="00AB1945">
                <w:rPr>
                  <w:rFonts w:ascii="Calibri" w:eastAsia="Times New Roman" w:hAnsi="Calibri" w:cs="Calibri"/>
                  <w:color w:val="000000"/>
                  <w:lang w:eastAsia="pt-BR"/>
                </w:rPr>
                <w:delText>6</w:delText>
              </w:r>
            </w:del>
          </w:p>
        </w:tc>
        <w:tc>
          <w:tcPr>
            <w:tcW w:w="0" w:type="auto"/>
            <w:noWrap/>
            <w:hideMark/>
          </w:tcPr>
          <w:p w14:paraId="6A34693E" w14:textId="51861932" w:rsidR="006E6FA5" w:rsidRPr="004E2930" w:rsidDel="00AB1945" w:rsidRDefault="006E6FA5" w:rsidP="00627E9C">
            <w:pPr>
              <w:jc w:val="right"/>
              <w:rPr>
                <w:del w:id="133" w:author="ADRIANA JARDIM ARIAS PEREIRA" w:date="2022-10-19T19:12:00Z"/>
                <w:rFonts w:ascii="Calibri" w:eastAsia="Times New Roman" w:hAnsi="Calibri" w:cs="Calibri"/>
                <w:color w:val="000000"/>
                <w:lang w:eastAsia="pt-BR"/>
              </w:rPr>
            </w:pPr>
            <w:del w:id="134" w:author="ADRIANA JARDIM ARIAS PEREIRA" w:date="2022-10-19T19:12:00Z">
              <w:r w:rsidRPr="004E2930" w:rsidDel="00AB1945">
                <w:rPr>
                  <w:rFonts w:ascii="Calibri" w:eastAsia="Times New Roman" w:hAnsi="Calibri" w:cs="Calibri"/>
                  <w:color w:val="000000"/>
                  <w:lang w:eastAsia="pt-BR"/>
                </w:rPr>
                <w:delText>0%</w:delText>
              </w:r>
            </w:del>
          </w:p>
        </w:tc>
      </w:tr>
      <w:tr w:rsidR="00A2638C" w:rsidRPr="004E2930" w:rsidDel="00AB1945" w14:paraId="6A8E1AB0" w14:textId="7FE07441" w:rsidTr="00A2638C">
        <w:trPr>
          <w:trHeight w:val="292"/>
          <w:del w:id="135" w:author="ADRIANA JARDIM ARIAS PEREIRA" w:date="2022-10-19T19:12:00Z"/>
        </w:trPr>
        <w:tc>
          <w:tcPr>
            <w:tcW w:w="0" w:type="auto"/>
            <w:noWrap/>
            <w:hideMark/>
          </w:tcPr>
          <w:p w14:paraId="2CACA6F6" w14:textId="0C7F1D56" w:rsidR="006E6FA5" w:rsidRPr="004E2930" w:rsidDel="00AB1945" w:rsidRDefault="006E6FA5" w:rsidP="00627E9C">
            <w:pPr>
              <w:ind w:firstLineChars="100" w:firstLine="220"/>
              <w:jc w:val="left"/>
              <w:rPr>
                <w:del w:id="136" w:author="ADRIANA JARDIM ARIAS PEREIRA" w:date="2022-10-19T19:12:00Z"/>
                <w:rFonts w:ascii="Calibri" w:eastAsia="Times New Roman" w:hAnsi="Calibri" w:cs="Calibri"/>
                <w:color w:val="000000"/>
                <w:lang w:eastAsia="pt-BR"/>
              </w:rPr>
            </w:pPr>
            <w:del w:id="137" w:author="ADRIANA JARDIM ARIAS PEREIRA" w:date="2022-10-19T19:12:00Z">
              <w:r w:rsidRPr="004E2930" w:rsidDel="00AB1945">
                <w:rPr>
                  <w:rFonts w:ascii="Calibri" w:eastAsia="Times New Roman" w:hAnsi="Calibri" w:cs="Calibri"/>
                  <w:color w:val="000000"/>
                  <w:lang w:eastAsia="pt-BR"/>
                </w:rPr>
                <w:delText>não sei a resposta</w:delText>
              </w:r>
            </w:del>
          </w:p>
        </w:tc>
        <w:tc>
          <w:tcPr>
            <w:tcW w:w="0" w:type="auto"/>
            <w:noWrap/>
            <w:hideMark/>
          </w:tcPr>
          <w:p w14:paraId="768DE848" w14:textId="095C39A0" w:rsidR="006E6FA5" w:rsidRPr="004E2930" w:rsidDel="00AB1945" w:rsidRDefault="006E6FA5" w:rsidP="00627E9C">
            <w:pPr>
              <w:jc w:val="right"/>
              <w:rPr>
                <w:del w:id="138" w:author="ADRIANA JARDIM ARIAS PEREIRA" w:date="2022-10-19T19:12:00Z"/>
                <w:rFonts w:ascii="Calibri" w:eastAsia="Times New Roman" w:hAnsi="Calibri" w:cs="Calibri"/>
                <w:color w:val="000000"/>
                <w:lang w:eastAsia="pt-BR"/>
              </w:rPr>
            </w:pPr>
            <w:del w:id="139" w:author="ADRIANA JARDIM ARIAS PEREIRA" w:date="2022-10-19T19:12:00Z">
              <w:r w:rsidRPr="004E2930" w:rsidDel="00AB1945">
                <w:rPr>
                  <w:rFonts w:ascii="Calibri" w:eastAsia="Times New Roman" w:hAnsi="Calibri" w:cs="Calibri"/>
                  <w:color w:val="000000"/>
                  <w:lang w:eastAsia="pt-BR"/>
                </w:rPr>
                <w:delText>9</w:delText>
              </w:r>
            </w:del>
          </w:p>
        </w:tc>
        <w:tc>
          <w:tcPr>
            <w:tcW w:w="0" w:type="auto"/>
            <w:noWrap/>
            <w:hideMark/>
          </w:tcPr>
          <w:p w14:paraId="3D1505D9" w14:textId="5FCABDCE" w:rsidR="006E6FA5" w:rsidRPr="004E2930" w:rsidDel="00AB1945" w:rsidRDefault="006E6FA5" w:rsidP="00627E9C">
            <w:pPr>
              <w:jc w:val="right"/>
              <w:rPr>
                <w:del w:id="140" w:author="ADRIANA JARDIM ARIAS PEREIRA" w:date="2022-10-19T19:12:00Z"/>
                <w:rFonts w:ascii="Calibri" w:eastAsia="Times New Roman" w:hAnsi="Calibri" w:cs="Calibri"/>
                <w:color w:val="000000"/>
                <w:lang w:eastAsia="pt-BR"/>
              </w:rPr>
            </w:pPr>
            <w:del w:id="141" w:author="ADRIANA JARDIM ARIAS PEREIRA" w:date="2022-10-19T19:12:00Z">
              <w:r w:rsidRPr="004E2930" w:rsidDel="00AB1945">
                <w:rPr>
                  <w:rFonts w:ascii="Calibri" w:eastAsia="Times New Roman" w:hAnsi="Calibri" w:cs="Calibri"/>
                  <w:color w:val="000000"/>
                  <w:lang w:eastAsia="pt-BR"/>
                </w:rPr>
                <w:delText>0%</w:delText>
              </w:r>
            </w:del>
          </w:p>
        </w:tc>
      </w:tr>
      <w:tr w:rsidR="004E2930" w:rsidRPr="004E2930" w:rsidDel="00AB1945" w14:paraId="7F2BDECC" w14:textId="5DD7A8A3" w:rsidTr="004E2930">
        <w:trPr>
          <w:trHeight w:val="292"/>
          <w:del w:id="142" w:author="ADRIANA JARDIM ARIAS PEREIRA" w:date="2022-10-19T19:12:00Z"/>
        </w:trPr>
        <w:tc>
          <w:tcPr>
            <w:tcW w:w="0" w:type="auto"/>
            <w:noWrap/>
            <w:hideMark/>
          </w:tcPr>
          <w:p w14:paraId="68A2CF5E" w14:textId="7A678BBD" w:rsidR="006E6FA5" w:rsidRPr="004E2930" w:rsidDel="00AB1945" w:rsidRDefault="006E6FA5" w:rsidP="00627E9C">
            <w:pPr>
              <w:ind w:firstLineChars="100" w:firstLine="220"/>
              <w:jc w:val="left"/>
              <w:rPr>
                <w:del w:id="143" w:author="ADRIANA JARDIM ARIAS PEREIRA" w:date="2022-10-19T19:12:00Z"/>
                <w:rFonts w:ascii="Calibri" w:eastAsia="Times New Roman" w:hAnsi="Calibri" w:cs="Calibri"/>
                <w:color w:val="000000"/>
                <w:lang w:eastAsia="pt-BR"/>
              </w:rPr>
            </w:pPr>
            <w:del w:id="144" w:author="ADRIANA JARDIM ARIAS PEREIRA" w:date="2022-10-19T19:12:00Z">
              <w:r w:rsidRPr="004E2930" w:rsidDel="00AB1945">
                <w:rPr>
                  <w:rFonts w:ascii="Calibri" w:eastAsia="Times New Roman" w:hAnsi="Calibri" w:cs="Calibri"/>
                  <w:color w:val="000000"/>
                  <w:lang w:eastAsia="pt-BR"/>
                </w:rPr>
                <w:delText>outra coisa</w:delText>
              </w:r>
            </w:del>
          </w:p>
        </w:tc>
        <w:tc>
          <w:tcPr>
            <w:tcW w:w="0" w:type="auto"/>
            <w:noWrap/>
            <w:hideMark/>
          </w:tcPr>
          <w:p w14:paraId="48FA2589" w14:textId="5A4E1F60" w:rsidR="006E6FA5" w:rsidRPr="004E2930" w:rsidDel="00AB1945" w:rsidRDefault="006E6FA5" w:rsidP="00627E9C">
            <w:pPr>
              <w:jc w:val="right"/>
              <w:rPr>
                <w:del w:id="145" w:author="ADRIANA JARDIM ARIAS PEREIRA" w:date="2022-10-19T19:12:00Z"/>
                <w:rFonts w:ascii="Calibri" w:eastAsia="Times New Roman" w:hAnsi="Calibri" w:cs="Calibri"/>
                <w:color w:val="000000"/>
                <w:lang w:eastAsia="pt-BR"/>
              </w:rPr>
            </w:pPr>
            <w:del w:id="146" w:author="ADRIANA JARDIM ARIAS PEREIRA" w:date="2022-10-19T19:12:00Z">
              <w:r w:rsidRPr="004E2930" w:rsidDel="00AB1945">
                <w:rPr>
                  <w:rFonts w:ascii="Calibri" w:eastAsia="Times New Roman" w:hAnsi="Calibri" w:cs="Calibri"/>
                  <w:color w:val="000000"/>
                  <w:lang w:eastAsia="pt-BR"/>
                </w:rPr>
                <w:delText>24</w:delText>
              </w:r>
            </w:del>
          </w:p>
        </w:tc>
        <w:tc>
          <w:tcPr>
            <w:tcW w:w="0" w:type="auto"/>
            <w:noWrap/>
            <w:hideMark/>
          </w:tcPr>
          <w:p w14:paraId="3F7ED12F" w14:textId="38E5AAD6" w:rsidR="006E6FA5" w:rsidRPr="004E2930" w:rsidDel="00AB1945" w:rsidRDefault="006E6FA5" w:rsidP="00627E9C">
            <w:pPr>
              <w:jc w:val="right"/>
              <w:rPr>
                <w:del w:id="147" w:author="ADRIANA JARDIM ARIAS PEREIRA" w:date="2022-10-19T19:12:00Z"/>
                <w:rFonts w:ascii="Calibri" w:eastAsia="Times New Roman" w:hAnsi="Calibri" w:cs="Calibri"/>
                <w:color w:val="000000"/>
                <w:lang w:eastAsia="pt-BR"/>
              </w:rPr>
            </w:pPr>
            <w:del w:id="148" w:author="ADRIANA JARDIM ARIAS PEREIRA" w:date="2022-10-19T19:12:00Z">
              <w:r w:rsidRPr="004E2930" w:rsidDel="00AB1945">
                <w:rPr>
                  <w:rFonts w:ascii="Calibri" w:eastAsia="Times New Roman" w:hAnsi="Calibri" w:cs="Calibri"/>
                  <w:color w:val="000000"/>
                  <w:lang w:eastAsia="pt-BR"/>
                </w:rPr>
                <w:delText>1%</w:delText>
              </w:r>
            </w:del>
          </w:p>
        </w:tc>
      </w:tr>
      <w:tr w:rsidR="00A2638C" w:rsidRPr="004E2930" w:rsidDel="00AB1945" w14:paraId="076D5BFD" w14:textId="028A4020" w:rsidTr="00A2638C">
        <w:trPr>
          <w:trHeight w:val="292"/>
          <w:del w:id="149" w:author="ADRIANA JARDIM ARIAS PEREIRA" w:date="2022-10-19T19:12:00Z"/>
        </w:trPr>
        <w:tc>
          <w:tcPr>
            <w:tcW w:w="0" w:type="auto"/>
            <w:noWrap/>
            <w:hideMark/>
          </w:tcPr>
          <w:p w14:paraId="510F396F" w14:textId="3FC90360" w:rsidR="006E6FA5" w:rsidRPr="004E2930" w:rsidDel="00AB1945" w:rsidRDefault="006E6FA5" w:rsidP="00627E9C">
            <w:pPr>
              <w:ind w:firstLineChars="100" w:firstLine="220"/>
              <w:jc w:val="left"/>
              <w:rPr>
                <w:del w:id="150" w:author="ADRIANA JARDIM ARIAS PEREIRA" w:date="2022-10-19T19:12:00Z"/>
                <w:rFonts w:ascii="Calibri" w:eastAsia="Times New Roman" w:hAnsi="Calibri" w:cs="Calibri"/>
                <w:color w:val="000000"/>
                <w:lang w:eastAsia="pt-BR"/>
              </w:rPr>
            </w:pPr>
            <w:del w:id="151" w:author="ADRIANA JARDIM ARIAS PEREIRA" w:date="2022-10-19T19:12:00Z">
              <w:r w:rsidRPr="004E2930" w:rsidDel="00AB1945">
                <w:rPr>
                  <w:rFonts w:ascii="Calibri" w:eastAsia="Times New Roman" w:hAnsi="Calibri" w:cs="Calibri"/>
                  <w:color w:val="000000"/>
                  <w:lang w:eastAsia="pt-BR"/>
                </w:rPr>
                <w:delText>recusado</w:delText>
              </w:r>
            </w:del>
          </w:p>
        </w:tc>
        <w:tc>
          <w:tcPr>
            <w:tcW w:w="0" w:type="auto"/>
            <w:noWrap/>
            <w:hideMark/>
          </w:tcPr>
          <w:p w14:paraId="501B44F2" w14:textId="386CA03D" w:rsidR="006E6FA5" w:rsidRPr="004E2930" w:rsidDel="00AB1945" w:rsidRDefault="006E6FA5" w:rsidP="00627E9C">
            <w:pPr>
              <w:jc w:val="right"/>
              <w:rPr>
                <w:del w:id="152" w:author="ADRIANA JARDIM ARIAS PEREIRA" w:date="2022-10-19T19:12:00Z"/>
                <w:rFonts w:ascii="Calibri" w:eastAsia="Times New Roman" w:hAnsi="Calibri" w:cs="Calibri"/>
                <w:color w:val="000000"/>
                <w:lang w:eastAsia="pt-BR"/>
              </w:rPr>
            </w:pPr>
            <w:del w:id="153" w:author="ADRIANA JARDIM ARIAS PEREIRA" w:date="2022-10-19T19:12:00Z">
              <w:r w:rsidRPr="004E2930" w:rsidDel="00AB1945">
                <w:rPr>
                  <w:rFonts w:ascii="Calibri" w:eastAsia="Times New Roman" w:hAnsi="Calibri" w:cs="Calibri"/>
                  <w:color w:val="000000"/>
                  <w:lang w:eastAsia="pt-BR"/>
                </w:rPr>
                <w:delText>29</w:delText>
              </w:r>
            </w:del>
          </w:p>
        </w:tc>
        <w:tc>
          <w:tcPr>
            <w:tcW w:w="0" w:type="auto"/>
            <w:noWrap/>
            <w:hideMark/>
          </w:tcPr>
          <w:p w14:paraId="4130C7CA" w14:textId="149DBDE2" w:rsidR="006E6FA5" w:rsidRPr="004E2930" w:rsidDel="00AB1945" w:rsidRDefault="006E6FA5" w:rsidP="00627E9C">
            <w:pPr>
              <w:jc w:val="right"/>
              <w:rPr>
                <w:del w:id="154" w:author="ADRIANA JARDIM ARIAS PEREIRA" w:date="2022-10-19T19:12:00Z"/>
                <w:rFonts w:ascii="Calibri" w:eastAsia="Times New Roman" w:hAnsi="Calibri" w:cs="Calibri"/>
                <w:color w:val="000000"/>
                <w:lang w:eastAsia="pt-BR"/>
              </w:rPr>
            </w:pPr>
            <w:del w:id="155" w:author="ADRIANA JARDIM ARIAS PEREIRA" w:date="2022-10-19T19:12:00Z">
              <w:r w:rsidRPr="004E2930" w:rsidDel="00AB1945">
                <w:rPr>
                  <w:rFonts w:ascii="Calibri" w:eastAsia="Times New Roman" w:hAnsi="Calibri" w:cs="Calibri"/>
                  <w:color w:val="000000"/>
                  <w:lang w:eastAsia="pt-BR"/>
                </w:rPr>
                <w:delText>1%</w:delText>
              </w:r>
            </w:del>
          </w:p>
        </w:tc>
      </w:tr>
      <w:tr w:rsidR="004E2930" w:rsidRPr="004E2930" w:rsidDel="00AB1945" w14:paraId="06A51E47" w14:textId="08B43125" w:rsidTr="004E2930">
        <w:trPr>
          <w:trHeight w:val="292"/>
          <w:del w:id="156" w:author="ADRIANA JARDIM ARIAS PEREIRA" w:date="2022-10-19T19:12:00Z"/>
        </w:trPr>
        <w:tc>
          <w:tcPr>
            <w:tcW w:w="0" w:type="auto"/>
            <w:noWrap/>
            <w:hideMark/>
          </w:tcPr>
          <w:p w14:paraId="096EB6F4" w14:textId="5A626AFD" w:rsidR="006E6FA5" w:rsidRPr="00A2638C" w:rsidDel="00AB1945" w:rsidRDefault="00A57BFD" w:rsidP="00627E9C">
            <w:pPr>
              <w:jc w:val="left"/>
              <w:rPr>
                <w:del w:id="157" w:author="ADRIANA JARDIM ARIAS PEREIRA" w:date="2022-10-19T19:12:00Z"/>
                <w:rFonts w:ascii="Calibri" w:eastAsia="Times New Roman" w:hAnsi="Calibri" w:cs="Calibri"/>
                <w:color w:val="000000"/>
                <w:lang w:eastAsia="pt-BR"/>
              </w:rPr>
            </w:pPr>
            <w:del w:id="158" w:author="ADRIANA JARDIM ARIAS PEREIRA" w:date="2022-10-19T19:12:00Z">
              <w:r w:rsidRPr="00A2638C" w:rsidDel="00AB1945">
                <w:rPr>
                  <w:rFonts w:ascii="Calibri" w:eastAsia="Times New Roman" w:hAnsi="Calibri" w:cs="Calibri"/>
                  <w:color w:val="000000"/>
                  <w:lang w:eastAsia="pt-BR"/>
                </w:rPr>
                <w:delText>raça</w:delText>
              </w:r>
            </w:del>
          </w:p>
        </w:tc>
        <w:tc>
          <w:tcPr>
            <w:tcW w:w="0" w:type="auto"/>
            <w:noWrap/>
            <w:hideMark/>
          </w:tcPr>
          <w:p w14:paraId="776D7166" w14:textId="3B300B1E" w:rsidR="006E6FA5" w:rsidRPr="00A2638C" w:rsidDel="00AB1945" w:rsidRDefault="006E6FA5" w:rsidP="00627E9C">
            <w:pPr>
              <w:jc w:val="right"/>
              <w:rPr>
                <w:del w:id="159" w:author="ADRIANA JARDIM ARIAS PEREIRA" w:date="2022-10-19T19:12:00Z"/>
                <w:rFonts w:ascii="Calibri" w:eastAsia="Times New Roman" w:hAnsi="Calibri" w:cs="Calibri"/>
                <w:color w:val="000000"/>
                <w:lang w:eastAsia="pt-BR"/>
              </w:rPr>
            </w:pPr>
            <w:del w:id="160" w:author="ADRIANA JARDIM ARIAS PEREIRA" w:date="2022-10-19T19:12:00Z">
              <w:r w:rsidRPr="00A2638C" w:rsidDel="00AB1945">
                <w:rPr>
                  <w:rFonts w:ascii="Calibri" w:eastAsia="Times New Roman" w:hAnsi="Calibri" w:cs="Calibri"/>
                  <w:color w:val="000000"/>
                  <w:lang w:eastAsia="pt-BR"/>
                </w:rPr>
                <w:delText>2530</w:delText>
              </w:r>
            </w:del>
          </w:p>
        </w:tc>
        <w:tc>
          <w:tcPr>
            <w:tcW w:w="0" w:type="auto"/>
            <w:noWrap/>
            <w:hideMark/>
          </w:tcPr>
          <w:p w14:paraId="3CA45030" w14:textId="288EC8A5" w:rsidR="006E6FA5" w:rsidRPr="00A2638C" w:rsidDel="00AB1945" w:rsidRDefault="006E6FA5" w:rsidP="00627E9C">
            <w:pPr>
              <w:jc w:val="right"/>
              <w:rPr>
                <w:del w:id="161" w:author="ADRIANA JARDIM ARIAS PEREIRA" w:date="2022-10-19T19:12:00Z"/>
                <w:rFonts w:ascii="Calibri" w:eastAsia="Times New Roman" w:hAnsi="Calibri" w:cs="Calibri"/>
                <w:color w:val="000000"/>
                <w:lang w:eastAsia="pt-BR"/>
              </w:rPr>
            </w:pPr>
            <w:del w:id="162" w:author="ADRIANA JARDIM ARIAS PEREIRA" w:date="2022-10-19T19:12:00Z">
              <w:r w:rsidRPr="00A2638C" w:rsidDel="00AB1945">
                <w:rPr>
                  <w:rFonts w:ascii="Calibri" w:eastAsia="Times New Roman" w:hAnsi="Calibri" w:cs="Calibri"/>
                  <w:color w:val="000000"/>
                  <w:lang w:eastAsia="pt-BR"/>
                </w:rPr>
                <w:delText>100%</w:delText>
              </w:r>
            </w:del>
          </w:p>
        </w:tc>
      </w:tr>
      <w:tr w:rsidR="00A2638C" w:rsidRPr="004E2930" w:rsidDel="00AB1945" w14:paraId="389ACB6C" w14:textId="7879E1BA" w:rsidTr="00A2638C">
        <w:trPr>
          <w:trHeight w:val="292"/>
          <w:del w:id="163" w:author="ADRIANA JARDIM ARIAS PEREIRA" w:date="2022-10-19T19:12:00Z"/>
        </w:trPr>
        <w:tc>
          <w:tcPr>
            <w:tcW w:w="0" w:type="auto"/>
            <w:noWrap/>
            <w:hideMark/>
          </w:tcPr>
          <w:p w14:paraId="07873F4C" w14:textId="12A3686F" w:rsidR="006E6FA5" w:rsidRPr="004E2930" w:rsidDel="00AB1945" w:rsidRDefault="006E6FA5" w:rsidP="00627E9C">
            <w:pPr>
              <w:ind w:firstLineChars="100" w:firstLine="220"/>
              <w:jc w:val="left"/>
              <w:rPr>
                <w:del w:id="164" w:author="ADRIANA JARDIM ARIAS PEREIRA" w:date="2022-10-19T19:12:00Z"/>
                <w:rFonts w:ascii="Calibri" w:eastAsia="Times New Roman" w:hAnsi="Calibri" w:cs="Calibri"/>
                <w:color w:val="000000"/>
                <w:lang w:eastAsia="pt-BR"/>
              </w:rPr>
            </w:pPr>
            <w:del w:id="165" w:author="ADRIANA JARDIM ARIAS PEREIRA" w:date="2022-10-19T19:12:00Z">
              <w:r w:rsidRPr="004E2930" w:rsidDel="00AB1945">
                <w:rPr>
                  <w:rFonts w:ascii="Calibri" w:eastAsia="Times New Roman" w:hAnsi="Calibri" w:cs="Calibri"/>
                  <w:color w:val="000000"/>
                  <w:lang w:eastAsia="pt-BR"/>
                </w:rPr>
                <w:delText>amarela</w:delText>
              </w:r>
            </w:del>
          </w:p>
        </w:tc>
        <w:tc>
          <w:tcPr>
            <w:tcW w:w="0" w:type="auto"/>
            <w:noWrap/>
            <w:hideMark/>
          </w:tcPr>
          <w:p w14:paraId="6A93EE3F" w14:textId="2F4F1E95" w:rsidR="006E6FA5" w:rsidRPr="004E2930" w:rsidDel="00AB1945" w:rsidRDefault="006E6FA5" w:rsidP="00627E9C">
            <w:pPr>
              <w:jc w:val="right"/>
              <w:rPr>
                <w:del w:id="166" w:author="ADRIANA JARDIM ARIAS PEREIRA" w:date="2022-10-19T19:12:00Z"/>
                <w:rFonts w:ascii="Calibri" w:eastAsia="Times New Roman" w:hAnsi="Calibri" w:cs="Calibri"/>
                <w:color w:val="000000"/>
                <w:lang w:eastAsia="pt-BR"/>
              </w:rPr>
            </w:pPr>
            <w:del w:id="167" w:author="ADRIANA JARDIM ARIAS PEREIRA" w:date="2022-10-19T19:12:00Z">
              <w:r w:rsidRPr="004E2930" w:rsidDel="00AB1945">
                <w:rPr>
                  <w:rFonts w:ascii="Calibri" w:eastAsia="Times New Roman" w:hAnsi="Calibri" w:cs="Calibri"/>
                  <w:color w:val="000000"/>
                  <w:lang w:eastAsia="pt-BR"/>
                </w:rPr>
                <w:delText>34</w:delText>
              </w:r>
            </w:del>
          </w:p>
        </w:tc>
        <w:tc>
          <w:tcPr>
            <w:tcW w:w="0" w:type="auto"/>
            <w:noWrap/>
            <w:hideMark/>
          </w:tcPr>
          <w:p w14:paraId="4827C419" w14:textId="1F64C8D9" w:rsidR="006E6FA5" w:rsidRPr="004E2930" w:rsidDel="00AB1945" w:rsidRDefault="006E6FA5" w:rsidP="00627E9C">
            <w:pPr>
              <w:jc w:val="right"/>
              <w:rPr>
                <w:del w:id="168" w:author="ADRIANA JARDIM ARIAS PEREIRA" w:date="2022-10-19T19:12:00Z"/>
                <w:rFonts w:ascii="Calibri" w:eastAsia="Times New Roman" w:hAnsi="Calibri" w:cs="Calibri"/>
                <w:color w:val="000000"/>
                <w:lang w:eastAsia="pt-BR"/>
              </w:rPr>
            </w:pPr>
            <w:del w:id="169" w:author="ADRIANA JARDIM ARIAS PEREIRA" w:date="2022-10-19T19:12:00Z">
              <w:r w:rsidRPr="004E2930" w:rsidDel="00AB1945">
                <w:rPr>
                  <w:rFonts w:ascii="Calibri" w:eastAsia="Times New Roman" w:hAnsi="Calibri" w:cs="Calibri"/>
                  <w:color w:val="000000"/>
                  <w:lang w:eastAsia="pt-BR"/>
                </w:rPr>
                <w:delText>1%</w:delText>
              </w:r>
            </w:del>
          </w:p>
        </w:tc>
      </w:tr>
      <w:tr w:rsidR="004E2930" w:rsidRPr="004E2930" w:rsidDel="00AB1945" w14:paraId="4E17BBFD" w14:textId="0B2534E8" w:rsidTr="004E2930">
        <w:trPr>
          <w:trHeight w:val="292"/>
          <w:del w:id="170" w:author="ADRIANA JARDIM ARIAS PEREIRA" w:date="2022-10-19T19:12:00Z"/>
        </w:trPr>
        <w:tc>
          <w:tcPr>
            <w:tcW w:w="0" w:type="auto"/>
            <w:noWrap/>
            <w:hideMark/>
          </w:tcPr>
          <w:p w14:paraId="257ACDFF" w14:textId="7D4AD9E5" w:rsidR="006E6FA5" w:rsidRPr="004E2930" w:rsidDel="00AB1945" w:rsidRDefault="006E6FA5" w:rsidP="00627E9C">
            <w:pPr>
              <w:ind w:firstLineChars="100" w:firstLine="220"/>
              <w:jc w:val="left"/>
              <w:rPr>
                <w:del w:id="171" w:author="ADRIANA JARDIM ARIAS PEREIRA" w:date="2022-10-19T19:12:00Z"/>
                <w:rFonts w:ascii="Calibri" w:eastAsia="Times New Roman" w:hAnsi="Calibri" w:cs="Calibri"/>
                <w:color w:val="000000"/>
                <w:lang w:eastAsia="pt-BR"/>
              </w:rPr>
            </w:pPr>
            <w:del w:id="172" w:author="ADRIANA JARDIM ARIAS PEREIRA" w:date="2022-10-19T19:12:00Z">
              <w:r w:rsidRPr="004E2930" w:rsidDel="00AB1945">
                <w:rPr>
                  <w:rFonts w:ascii="Calibri" w:eastAsia="Times New Roman" w:hAnsi="Calibri" w:cs="Calibri"/>
                  <w:color w:val="000000"/>
                  <w:lang w:eastAsia="pt-BR"/>
                </w:rPr>
                <w:delText>branco</w:delText>
              </w:r>
            </w:del>
          </w:p>
        </w:tc>
        <w:tc>
          <w:tcPr>
            <w:tcW w:w="0" w:type="auto"/>
            <w:noWrap/>
            <w:hideMark/>
          </w:tcPr>
          <w:p w14:paraId="733D685B" w14:textId="0AAD7E0B" w:rsidR="006E6FA5" w:rsidRPr="004E2930" w:rsidDel="00AB1945" w:rsidRDefault="006E6FA5" w:rsidP="00627E9C">
            <w:pPr>
              <w:jc w:val="right"/>
              <w:rPr>
                <w:del w:id="173" w:author="ADRIANA JARDIM ARIAS PEREIRA" w:date="2022-10-19T19:12:00Z"/>
                <w:rFonts w:ascii="Calibri" w:eastAsia="Times New Roman" w:hAnsi="Calibri" w:cs="Calibri"/>
                <w:color w:val="000000"/>
                <w:lang w:eastAsia="pt-BR"/>
              </w:rPr>
            </w:pPr>
            <w:del w:id="174" w:author="ADRIANA JARDIM ARIAS PEREIRA" w:date="2022-10-19T19:12:00Z">
              <w:r w:rsidRPr="004E2930" w:rsidDel="00AB1945">
                <w:rPr>
                  <w:rFonts w:ascii="Calibri" w:eastAsia="Times New Roman" w:hAnsi="Calibri" w:cs="Calibri"/>
                  <w:color w:val="000000"/>
                  <w:lang w:eastAsia="pt-BR"/>
                </w:rPr>
                <w:delText>1008</w:delText>
              </w:r>
            </w:del>
          </w:p>
        </w:tc>
        <w:tc>
          <w:tcPr>
            <w:tcW w:w="0" w:type="auto"/>
            <w:noWrap/>
            <w:hideMark/>
          </w:tcPr>
          <w:p w14:paraId="15D95828" w14:textId="0DC2F45C" w:rsidR="006E6FA5" w:rsidRPr="004E2930" w:rsidDel="00AB1945" w:rsidRDefault="006E6FA5" w:rsidP="00627E9C">
            <w:pPr>
              <w:jc w:val="right"/>
              <w:rPr>
                <w:del w:id="175" w:author="ADRIANA JARDIM ARIAS PEREIRA" w:date="2022-10-19T19:12:00Z"/>
                <w:rFonts w:ascii="Calibri" w:eastAsia="Times New Roman" w:hAnsi="Calibri" w:cs="Calibri"/>
                <w:color w:val="000000"/>
                <w:lang w:eastAsia="pt-BR"/>
              </w:rPr>
            </w:pPr>
            <w:del w:id="176" w:author="ADRIANA JARDIM ARIAS PEREIRA" w:date="2022-10-19T19:12:00Z">
              <w:r w:rsidRPr="004E2930" w:rsidDel="00AB1945">
                <w:rPr>
                  <w:rFonts w:ascii="Calibri" w:eastAsia="Times New Roman" w:hAnsi="Calibri" w:cs="Calibri"/>
                  <w:color w:val="000000"/>
                  <w:lang w:eastAsia="pt-BR"/>
                </w:rPr>
                <w:delText>40%</w:delText>
              </w:r>
            </w:del>
          </w:p>
        </w:tc>
      </w:tr>
      <w:tr w:rsidR="00A2638C" w:rsidRPr="004E2930" w:rsidDel="00AB1945" w14:paraId="0F19B0C3" w14:textId="4B7C34BE" w:rsidTr="00A2638C">
        <w:trPr>
          <w:trHeight w:val="292"/>
          <w:del w:id="177" w:author="ADRIANA JARDIM ARIAS PEREIRA" w:date="2022-10-19T19:12:00Z"/>
        </w:trPr>
        <w:tc>
          <w:tcPr>
            <w:tcW w:w="0" w:type="auto"/>
            <w:noWrap/>
            <w:hideMark/>
          </w:tcPr>
          <w:p w14:paraId="7F93C15B" w14:textId="0C4FA045" w:rsidR="006E6FA5" w:rsidRPr="004E2930" w:rsidDel="00AB1945" w:rsidRDefault="00A57BFD" w:rsidP="00627E9C">
            <w:pPr>
              <w:ind w:firstLineChars="100" w:firstLine="220"/>
              <w:jc w:val="left"/>
              <w:rPr>
                <w:del w:id="178" w:author="ADRIANA JARDIM ARIAS PEREIRA" w:date="2022-10-19T19:12:00Z"/>
                <w:rFonts w:ascii="Calibri" w:eastAsia="Times New Roman" w:hAnsi="Calibri" w:cs="Calibri"/>
                <w:color w:val="000000"/>
                <w:lang w:eastAsia="pt-BR"/>
              </w:rPr>
            </w:pPr>
            <w:del w:id="179" w:author="ADRIANA JARDIM ARIAS PEREIRA" w:date="2022-10-19T19:12:00Z">
              <w:r w:rsidRPr="004E2930" w:rsidDel="00AB1945">
                <w:rPr>
                  <w:rFonts w:ascii="Calibri" w:eastAsia="Times New Roman" w:hAnsi="Calibri" w:cs="Calibri"/>
                  <w:color w:val="000000"/>
                  <w:lang w:eastAsia="pt-BR"/>
                </w:rPr>
                <w:delText>indígena</w:delText>
              </w:r>
            </w:del>
          </w:p>
        </w:tc>
        <w:tc>
          <w:tcPr>
            <w:tcW w:w="0" w:type="auto"/>
            <w:noWrap/>
            <w:hideMark/>
          </w:tcPr>
          <w:p w14:paraId="626DC834" w14:textId="336153FF" w:rsidR="006E6FA5" w:rsidRPr="004E2930" w:rsidDel="00AB1945" w:rsidRDefault="006E6FA5" w:rsidP="00627E9C">
            <w:pPr>
              <w:jc w:val="right"/>
              <w:rPr>
                <w:del w:id="180" w:author="ADRIANA JARDIM ARIAS PEREIRA" w:date="2022-10-19T19:12:00Z"/>
                <w:rFonts w:ascii="Calibri" w:eastAsia="Times New Roman" w:hAnsi="Calibri" w:cs="Calibri"/>
                <w:color w:val="000000"/>
                <w:lang w:eastAsia="pt-BR"/>
              </w:rPr>
            </w:pPr>
            <w:del w:id="181" w:author="ADRIANA JARDIM ARIAS PEREIRA" w:date="2022-10-19T19:12:00Z">
              <w:r w:rsidRPr="004E2930" w:rsidDel="00AB1945">
                <w:rPr>
                  <w:rFonts w:ascii="Calibri" w:eastAsia="Times New Roman" w:hAnsi="Calibri" w:cs="Calibri"/>
                  <w:color w:val="000000"/>
                  <w:lang w:eastAsia="pt-BR"/>
                </w:rPr>
                <w:delText>34</w:delText>
              </w:r>
            </w:del>
          </w:p>
        </w:tc>
        <w:tc>
          <w:tcPr>
            <w:tcW w:w="0" w:type="auto"/>
            <w:noWrap/>
            <w:hideMark/>
          </w:tcPr>
          <w:p w14:paraId="28A64E61" w14:textId="2B5087F3" w:rsidR="006E6FA5" w:rsidRPr="004E2930" w:rsidDel="00AB1945" w:rsidRDefault="006E6FA5" w:rsidP="00627E9C">
            <w:pPr>
              <w:jc w:val="right"/>
              <w:rPr>
                <w:del w:id="182" w:author="ADRIANA JARDIM ARIAS PEREIRA" w:date="2022-10-19T19:12:00Z"/>
                <w:rFonts w:ascii="Calibri" w:eastAsia="Times New Roman" w:hAnsi="Calibri" w:cs="Calibri"/>
                <w:color w:val="000000"/>
                <w:lang w:eastAsia="pt-BR"/>
              </w:rPr>
            </w:pPr>
            <w:del w:id="183" w:author="ADRIANA JARDIM ARIAS PEREIRA" w:date="2022-10-19T19:12:00Z">
              <w:r w:rsidRPr="004E2930" w:rsidDel="00AB1945">
                <w:rPr>
                  <w:rFonts w:ascii="Calibri" w:eastAsia="Times New Roman" w:hAnsi="Calibri" w:cs="Calibri"/>
                  <w:color w:val="000000"/>
                  <w:lang w:eastAsia="pt-BR"/>
                </w:rPr>
                <w:delText>1%</w:delText>
              </w:r>
            </w:del>
          </w:p>
        </w:tc>
      </w:tr>
      <w:tr w:rsidR="004E2930" w:rsidRPr="004E2930" w:rsidDel="00AB1945" w14:paraId="7A8E1210" w14:textId="1912779A" w:rsidTr="004E2930">
        <w:trPr>
          <w:trHeight w:val="292"/>
          <w:del w:id="184" w:author="ADRIANA JARDIM ARIAS PEREIRA" w:date="2022-10-19T19:12:00Z"/>
        </w:trPr>
        <w:tc>
          <w:tcPr>
            <w:tcW w:w="0" w:type="auto"/>
            <w:noWrap/>
            <w:hideMark/>
          </w:tcPr>
          <w:p w14:paraId="679EF44A" w14:textId="5D6837EA" w:rsidR="006E6FA5" w:rsidRPr="004E2930" w:rsidDel="00AB1945" w:rsidRDefault="006E6FA5" w:rsidP="00627E9C">
            <w:pPr>
              <w:ind w:firstLineChars="100" w:firstLine="220"/>
              <w:jc w:val="left"/>
              <w:rPr>
                <w:del w:id="185" w:author="ADRIANA JARDIM ARIAS PEREIRA" w:date="2022-10-19T19:12:00Z"/>
                <w:rFonts w:ascii="Calibri" w:eastAsia="Times New Roman" w:hAnsi="Calibri" w:cs="Calibri"/>
                <w:color w:val="000000"/>
                <w:lang w:eastAsia="pt-BR"/>
              </w:rPr>
            </w:pPr>
            <w:del w:id="186" w:author="ADRIANA JARDIM ARIAS PEREIRA" w:date="2022-10-19T19:12:00Z">
              <w:r w:rsidRPr="004E2930" w:rsidDel="00AB1945">
                <w:rPr>
                  <w:rFonts w:ascii="Calibri" w:eastAsia="Times New Roman" w:hAnsi="Calibri" w:cs="Calibri"/>
                  <w:color w:val="000000"/>
                  <w:lang w:eastAsia="pt-BR"/>
                </w:rPr>
                <w:delText>não sei</w:delText>
              </w:r>
            </w:del>
          </w:p>
        </w:tc>
        <w:tc>
          <w:tcPr>
            <w:tcW w:w="0" w:type="auto"/>
            <w:noWrap/>
            <w:hideMark/>
          </w:tcPr>
          <w:p w14:paraId="580EB7B6" w14:textId="6A40B62C" w:rsidR="006E6FA5" w:rsidRPr="004E2930" w:rsidDel="00AB1945" w:rsidRDefault="006E6FA5" w:rsidP="00627E9C">
            <w:pPr>
              <w:jc w:val="right"/>
              <w:rPr>
                <w:del w:id="187" w:author="ADRIANA JARDIM ARIAS PEREIRA" w:date="2022-10-19T19:12:00Z"/>
                <w:rFonts w:ascii="Calibri" w:eastAsia="Times New Roman" w:hAnsi="Calibri" w:cs="Calibri"/>
                <w:color w:val="000000"/>
                <w:lang w:eastAsia="pt-BR"/>
              </w:rPr>
            </w:pPr>
            <w:del w:id="188" w:author="ADRIANA JARDIM ARIAS PEREIRA" w:date="2022-10-19T19:12:00Z">
              <w:r w:rsidRPr="004E2930" w:rsidDel="00AB1945">
                <w:rPr>
                  <w:rFonts w:ascii="Calibri" w:eastAsia="Times New Roman" w:hAnsi="Calibri" w:cs="Calibri"/>
                  <w:color w:val="000000"/>
                  <w:lang w:eastAsia="pt-BR"/>
                </w:rPr>
                <w:delText>28</w:delText>
              </w:r>
            </w:del>
          </w:p>
        </w:tc>
        <w:tc>
          <w:tcPr>
            <w:tcW w:w="0" w:type="auto"/>
            <w:noWrap/>
            <w:hideMark/>
          </w:tcPr>
          <w:p w14:paraId="47AAB27C" w14:textId="54995303" w:rsidR="006E6FA5" w:rsidRPr="004E2930" w:rsidDel="00AB1945" w:rsidRDefault="006E6FA5" w:rsidP="00627E9C">
            <w:pPr>
              <w:jc w:val="right"/>
              <w:rPr>
                <w:del w:id="189" w:author="ADRIANA JARDIM ARIAS PEREIRA" w:date="2022-10-19T19:12:00Z"/>
                <w:rFonts w:ascii="Calibri" w:eastAsia="Times New Roman" w:hAnsi="Calibri" w:cs="Calibri"/>
                <w:color w:val="000000"/>
                <w:lang w:eastAsia="pt-BR"/>
              </w:rPr>
            </w:pPr>
            <w:del w:id="190" w:author="ADRIANA JARDIM ARIAS PEREIRA" w:date="2022-10-19T19:12:00Z">
              <w:r w:rsidRPr="004E2930" w:rsidDel="00AB1945">
                <w:rPr>
                  <w:rFonts w:ascii="Calibri" w:eastAsia="Times New Roman" w:hAnsi="Calibri" w:cs="Calibri"/>
                  <w:color w:val="000000"/>
                  <w:lang w:eastAsia="pt-BR"/>
                </w:rPr>
                <w:delText>1%</w:delText>
              </w:r>
            </w:del>
          </w:p>
        </w:tc>
      </w:tr>
      <w:tr w:rsidR="00A2638C" w:rsidRPr="004E2930" w:rsidDel="00AB1945" w14:paraId="4353D056" w14:textId="1A7BE9E7" w:rsidTr="00A2638C">
        <w:trPr>
          <w:trHeight w:val="292"/>
          <w:del w:id="191" w:author="ADRIANA JARDIM ARIAS PEREIRA" w:date="2022-10-19T19:12:00Z"/>
        </w:trPr>
        <w:tc>
          <w:tcPr>
            <w:tcW w:w="0" w:type="auto"/>
            <w:noWrap/>
            <w:hideMark/>
          </w:tcPr>
          <w:p w14:paraId="3757F9E8" w14:textId="64F48D62" w:rsidR="006E6FA5" w:rsidRPr="004E2930" w:rsidDel="00AB1945" w:rsidRDefault="006E6FA5" w:rsidP="00627E9C">
            <w:pPr>
              <w:ind w:firstLineChars="100" w:firstLine="220"/>
              <w:jc w:val="left"/>
              <w:rPr>
                <w:del w:id="192" w:author="ADRIANA JARDIM ARIAS PEREIRA" w:date="2022-10-19T19:12:00Z"/>
                <w:rFonts w:ascii="Calibri" w:eastAsia="Times New Roman" w:hAnsi="Calibri" w:cs="Calibri"/>
                <w:color w:val="000000"/>
                <w:lang w:eastAsia="pt-BR"/>
              </w:rPr>
            </w:pPr>
            <w:del w:id="193" w:author="ADRIANA JARDIM ARIAS PEREIRA" w:date="2022-10-19T19:12:00Z">
              <w:r w:rsidRPr="004E2930" w:rsidDel="00AB1945">
                <w:rPr>
                  <w:rFonts w:ascii="Calibri" w:eastAsia="Times New Roman" w:hAnsi="Calibri" w:cs="Calibri"/>
                  <w:color w:val="000000"/>
                  <w:lang w:eastAsia="pt-BR"/>
                </w:rPr>
                <w:delText>parda</w:delText>
              </w:r>
            </w:del>
          </w:p>
        </w:tc>
        <w:tc>
          <w:tcPr>
            <w:tcW w:w="0" w:type="auto"/>
            <w:noWrap/>
            <w:hideMark/>
          </w:tcPr>
          <w:p w14:paraId="451B0A21" w14:textId="0E98AED4" w:rsidR="006E6FA5" w:rsidRPr="004E2930" w:rsidDel="00AB1945" w:rsidRDefault="006E6FA5" w:rsidP="00627E9C">
            <w:pPr>
              <w:jc w:val="right"/>
              <w:rPr>
                <w:del w:id="194" w:author="ADRIANA JARDIM ARIAS PEREIRA" w:date="2022-10-19T19:12:00Z"/>
                <w:rFonts w:ascii="Calibri" w:eastAsia="Times New Roman" w:hAnsi="Calibri" w:cs="Calibri"/>
                <w:color w:val="000000"/>
                <w:lang w:eastAsia="pt-BR"/>
              </w:rPr>
            </w:pPr>
            <w:del w:id="195" w:author="ADRIANA JARDIM ARIAS PEREIRA" w:date="2022-10-19T19:12:00Z">
              <w:r w:rsidRPr="004E2930" w:rsidDel="00AB1945">
                <w:rPr>
                  <w:rFonts w:ascii="Calibri" w:eastAsia="Times New Roman" w:hAnsi="Calibri" w:cs="Calibri"/>
                  <w:color w:val="000000"/>
                  <w:lang w:eastAsia="pt-BR"/>
                </w:rPr>
                <w:delText>1155</w:delText>
              </w:r>
            </w:del>
          </w:p>
        </w:tc>
        <w:tc>
          <w:tcPr>
            <w:tcW w:w="0" w:type="auto"/>
            <w:noWrap/>
            <w:hideMark/>
          </w:tcPr>
          <w:p w14:paraId="39606D74" w14:textId="15092277" w:rsidR="006E6FA5" w:rsidRPr="004E2930" w:rsidDel="00AB1945" w:rsidRDefault="006E6FA5" w:rsidP="00627E9C">
            <w:pPr>
              <w:jc w:val="right"/>
              <w:rPr>
                <w:del w:id="196" w:author="ADRIANA JARDIM ARIAS PEREIRA" w:date="2022-10-19T19:12:00Z"/>
                <w:rFonts w:ascii="Calibri" w:eastAsia="Times New Roman" w:hAnsi="Calibri" w:cs="Calibri"/>
                <w:color w:val="000000"/>
                <w:lang w:eastAsia="pt-BR"/>
              </w:rPr>
            </w:pPr>
            <w:del w:id="197" w:author="ADRIANA JARDIM ARIAS PEREIRA" w:date="2022-10-19T19:12:00Z">
              <w:r w:rsidRPr="004E2930" w:rsidDel="00AB1945">
                <w:rPr>
                  <w:rFonts w:ascii="Calibri" w:eastAsia="Times New Roman" w:hAnsi="Calibri" w:cs="Calibri"/>
                  <w:color w:val="000000"/>
                  <w:lang w:eastAsia="pt-BR"/>
                </w:rPr>
                <w:delText>46%</w:delText>
              </w:r>
            </w:del>
          </w:p>
        </w:tc>
      </w:tr>
      <w:tr w:rsidR="004E2930" w:rsidRPr="004E2930" w:rsidDel="00AB1945" w14:paraId="5C620F3D" w14:textId="3E7079DF" w:rsidTr="004E2930">
        <w:trPr>
          <w:trHeight w:val="292"/>
          <w:del w:id="198" w:author="ADRIANA JARDIM ARIAS PEREIRA" w:date="2022-10-19T19:12:00Z"/>
        </w:trPr>
        <w:tc>
          <w:tcPr>
            <w:tcW w:w="0" w:type="auto"/>
            <w:noWrap/>
            <w:hideMark/>
          </w:tcPr>
          <w:p w14:paraId="016C3AE1" w14:textId="1FEBE37E" w:rsidR="006E6FA5" w:rsidRPr="004E2930" w:rsidDel="00AB1945" w:rsidRDefault="006E6FA5" w:rsidP="00627E9C">
            <w:pPr>
              <w:ind w:firstLineChars="100" w:firstLine="220"/>
              <w:jc w:val="left"/>
              <w:rPr>
                <w:del w:id="199" w:author="ADRIANA JARDIM ARIAS PEREIRA" w:date="2022-10-19T19:12:00Z"/>
                <w:rFonts w:ascii="Calibri" w:eastAsia="Times New Roman" w:hAnsi="Calibri" w:cs="Calibri"/>
                <w:color w:val="000000"/>
                <w:lang w:eastAsia="pt-BR"/>
              </w:rPr>
            </w:pPr>
            <w:del w:id="200" w:author="ADRIANA JARDIM ARIAS PEREIRA" w:date="2022-10-19T19:12:00Z">
              <w:r w:rsidRPr="004E2930" w:rsidDel="00AB1945">
                <w:rPr>
                  <w:rFonts w:ascii="Calibri" w:eastAsia="Times New Roman" w:hAnsi="Calibri" w:cs="Calibri"/>
                  <w:color w:val="000000"/>
                  <w:lang w:eastAsia="pt-BR"/>
                </w:rPr>
                <w:delText>preta</w:delText>
              </w:r>
            </w:del>
          </w:p>
        </w:tc>
        <w:tc>
          <w:tcPr>
            <w:tcW w:w="0" w:type="auto"/>
            <w:noWrap/>
            <w:hideMark/>
          </w:tcPr>
          <w:p w14:paraId="301B6FBA" w14:textId="3D1FFAE4" w:rsidR="006E6FA5" w:rsidRPr="004E2930" w:rsidDel="00AB1945" w:rsidRDefault="006E6FA5" w:rsidP="00627E9C">
            <w:pPr>
              <w:jc w:val="right"/>
              <w:rPr>
                <w:del w:id="201" w:author="ADRIANA JARDIM ARIAS PEREIRA" w:date="2022-10-19T19:12:00Z"/>
                <w:rFonts w:ascii="Calibri" w:eastAsia="Times New Roman" w:hAnsi="Calibri" w:cs="Calibri"/>
                <w:color w:val="000000"/>
                <w:lang w:eastAsia="pt-BR"/>
              </w:rPr>
            </w:pPr>
            <w:del w:id="202" w:author="ADRIANA JARDIM ARIAS PEREIRA" w:date="2022-10-19T19:12:00Z">
              <w:r w:rsidRPr="004E2930" w:rsidDel="00AB1945">
                <w:rPr>
                  <w:rFonts w:ascii="Calibri" w:eastAsia="Times New Roman" w:hAnsi="Calibri" w:cs="Calibri"/>
                  <w:color w:val="000000"/>
                  <w:lang w:eastAsia="pt-BR"/>
                </w:rPr>
                <w:delText>247</w:delText>
              </w:r>
            </w:del>
          </w:p>
        </w:tc>
        <w:tc>
          <w:tcPr>
            <w:tcW w:w="0" w:type="auto"/>
            <w:noWrap/>
            <w:hideMark/>
          </w:tcPr>
          <w:p w14:paraId="279A0FEF" w14:textId="15F04AC1" w:rsidR="006E6FA5" w:rsidRPr="004E2930" w:rsidDel="00AB1945" w:rsidRDefault="006E6FA5" w:rsidP="00627E9C">
            <w:pPr>
              <w:jc w:val="right"/>
              <w:rPr>
                <w:del w:id="203" w:author="ADRIANA JARDIM ARIAS PEREIRA" w:date="2022-10-19T19:12:00Z"/>
                <w:rFonts w:ascii="Calibri" w:eastAsia="Times New Roman" w:hAnsi="Calibri" w:cs="Calibri"/>
                <w:color w:val="000000"/>
                <w:lang w:eastAsia="pt-BR"/>
              </w:rPr>
            </w:pPr>
            <w:del w:id="204" w:author="ADRIANA JARDIM ARIAS PEREIRA" w:date="2022-10-19T19:12:00Z">
              <w:r w:rsidRPr="004E2930" w:rsidDel="00AB1945">
                <w:rPr>
                  <w:rFonts w:ascii="Calibri" w:eastAsia="Times New Roman" w:hAnsi="Calibri" w:cs="Calibri"/>
                  <w:color w:val="000000"/>
                  <w:lang w:eastAsia="pt-BR"/>
                </w:rPr>
                <w:delText>10%</w:delText>
              </w:r>
            </w:del>
          </w:p>
        </w:tc>
      </w:tr>
      <w:tr w:rsidR="00A2638C" w:rsidRPr="004E2930" w:rsidDel="00AB1945" w14:paraId="4D88C502" w14:textId="059B8374" w:rsidTr="00A2638C">
        <w:trPr>
          <w:trHeight w:val="292"/>
          <w:del w:id="205" w:author="ADRIANA JARDIM ARIAS PEREIRA" w:date="2022-10-19T19:12:00Z"/>
        </w:trPr>
        <w:tc>
          <w:tcPr>
            <w:tcW w:w="0" w:type="auto"/>
            <w:noWrap/>
            <w:hideMark/>
          </w:tcPr>
          <w:p w14:paraId="38EF7D53" w14:textId="302B2CB2" w:rsidR="006E6FA5" w:rsidRPr="004E2930" w:rsidDel="00AB1945" w:rsidRDefault="006E6FA5" w:rsidP="00627E9C">
            <w:pPr>
              <w:ind w:firstLineChars="100" w:firstLine="220"/>
              <w:jc w:val="left"/>
              <w:rPr>
                <w:del w:id="206" w:author="ADRIANA JARDIM ARIAS PEREIRA" w:date="2022-10-19T19:12:00Z"/>
                <w:rFonts w:ascii="Calibri" w:eastAsia="Times New Roman" w:hAnsi="Calibri" w:cs="Calibri"/>
                <w:color w:val="000000"/>
                <w:lang w:eastAsia="pt-BR"/>
              </w:rPr>
            </w:pPr>
            <w:del w:id="207" w:author="ADRIANA JARDIM ARIAS PEREIRA" w:date="2022-10-19T19:12:00Z">
              <w:r w:rsidRPr="004E2930" w:rsidDel="00AB1945">
                <w:rPr>
                  <w:rFonts w:ascii="Calibri" w:eastAsia="Times New Roman" w:hAnsi="Calibri" w:cs="Calibri"/>
                  <w:color w:val="000000"/>
                  <w:lang w:eastAsia="pt-BR"/>
                </w:rPr>
                <w:delText>recusado</w:delText>
              </w:r>
            </w:del>
          </w:p>
        </w:tc>
        <w:tc>
          <w:tcPr>
            <w:tcW w:w="0" w:type="auto"/>
            <w:noWrap/>
            <w:hideMark/>
          </w:tcPr>
          <w:p w14:paraId="56A7B95C" w14:textId="5A00F4B5" w:rsidR="006E6FA5" w:rsidRPr="004E2930" w:rsidDel="00AB1945" w:rsidRDefault="006E6FA5" w:rsidP="00627E9C">
            <w:pPr>
              <w:jc w:val="right"/>
              <w:rPr>
                <w:del w:id="208" w:author="ADRIANA JARDIM ARIAS PEREIRA" w:date="2022-10-19T19:12:00Z"/>
                <w:rFonts w:ascii="Calibri" w:eastAsia="Times New Roman" w:hAnsi="Calibri" w:cs="Calibri"/>
                <w:color w:val="000000"/>
                <w:lang w:eastAsia="pt-BR"/>
              </w:rPr>
            </w:pPr>
            <w:del w:id="209" w:author="ADRIANA JARDIM ARIAS PEREIRA" w:date="2022-10-19T19:12:00Z">
              <w:r w:rsidRPr="004E2930" w:rsidDel="00AB1945">
                <w:rPr>
                  <w:rFonts w:ascii="Calibri" w:eastAsia="Times New Roman" w:hAnsi="Calibri" w:cs="Calibri"/>
                  <w:color w:val="000000"/>
                  <w:lang w:eastAsia="pt-BR"/>
                </w:rPr>
                <w:delText>24</w:delText>
              </w:r>
            </w:del>
          </w:p>
        </w:tc>
        <w:tc>
          <w:tcPr>
            <w:tcW w:w="0" w:type="auto"/>
            <w:noWrap/>
            <w:hideMark/>
          </w:tcPr>
          <w:p w14:paraId="7B7EE0F3" w14:textId="56CCB07D" w:rsidR="006E6FA5" w:rsidRPr="004E2930" w:rsidDel="00AB1945" w:rsidRDefault="006E6FA5" w:rsidP="00627E9C">
            <w:pPr>
              <w:jc w:val="right"/>
              <w:rPr>
                <w:del w:id="210" w:author="ADRIANA JARDIM ARIAS PEREIRA" w:date="2022-10-19T19:12:00Z"/>
                <w:rFonts w:ascii="Calibri" w:eastAsia="Times New Roman" w:hAnsi="Calibri" w:cs="Calibri"/>
                <w:color w:val="000000"/>
                <w:lang w:eastAsia="pt-BR"/>
              </w:rPr>
            </w:pPr>
            <w:del w:id="211" w:author="ADRIANA JARDIM ARIAS PEREIRA" w:date="2022-10-19T19:12:00Z">
              <w:r w:rsidRPr="004E2930" w:rsidDel="00AB1945">
                <w:rPr>
                  <w:rFonts w:ascii="Calibri" w:eastAsia="Times New Roman" w:hAnsi="Calibri" w:cs="Calibri"/>
                  <w:color w:val="000000"/>
                  <w:lang w:eastAsia="pt-BR"/>
                </w:rPr>
                <w:delText>1%</w:delText>
              </w:r>
            </w:del>
          </w:p>
        </w:tc>
      </w:tr>
      <w:tr w:rsidR="004E2930" w:rsidRPr="004E2930" w:rsidDel="00AB1945" w14:paraId="2E145096" w14:textId="12A1EF44" w:rsidTr="004E2930">
        <w:trPr>
          <w:trHeight w:val="292"/>
          <w:del w:id="212" w:author="ADRIANA JARDIM ARIAS PEREIRA" w:date="2022-10-19T19:12:00Z"/>
        </w:trPr>
        <w:tc>
          <w:tcPr>
            <w:tcW w:w="0" w:type="auto"/>
            <w:noWrap/>
            <w:hideMark/>
          </w:tcPr>
          <w:p w14:paraId="12FACBF3" w14:textId="62767EBF" w:rsidR="006E6FA5" w:rsidRPr="00A2638C" w:rsidDel="00AB1945" w:rsidRDefault="00A57BFD" w:rsidP="00627E9C">
            <w:pPr>
              <w:jc w:val="left"/>
              <w:rPr>
                <w:del w:id="213" w:author="ADRIANA JARDIM ARIAS PEREIRA" w:date="2022-10-19T19:12:00Z"/>
                <w:rFonts w:ascii="Calibri" w:eastAsia="Times New Roman" w:hAnsi="Calibri" w:cs="Calibri"/>
                <w:color w:val="000000"/>
                <w:lang w:eastAsia="pt-BR"/>
              </w:rPr>
            </w:pPr>
            <w:del w:id="214" w:author="ADRIANA JARDIM ARIAS PEREIRA" w:date="2022-10-19T19:12:00Z">
              <w:r w:rsidRPr="00A2638C" w:rsidDel="00AB1945">
                <w:rPr>
                  <w:rFonts w:ascii="Calibri" w:eastAsia="Times New Roman" w:hAnsi="Calibri" w:cs="Calibri"/>
                  <w:color w:val="000000"/>
                  <w:lang w:eastAsia="pt-BR"/>
                </w:rPr>
                <w:delText>educação</w:delText>
              </w:r>
            </w:del>
          </w:p>
        </w:tc>
        <w:tc>
          <w:tcPr>
            <w:tcW w:w="0" w:type="auto"/>
            <w:noWrap/>
            <w:hideMark/>
          </w:tcPr>
          <w:p w14:paraId="3A6EE42C" w14:textId="6FD4A717" w:rsidR="006E6FA5" w:rsidRPr="00A2638C" w:rsidDel="00AB1945" w:rsidRDefault="006E6FA5" w:rsidP="00627E9C">
            <w:pPr>
              <w:jc w:val="right"/>
              <w:rPr>
                <w:del w:id="215" w:author="ADRIANA JARDIM ARIAS PEREIRA" w:date="2022-10-19T19:12:00Z"/>
                <w:rFonts w:ascii="Calibri" w:eastAsia="Times New Roman" w:hAnsi="Calibri" w:cs="Calibri"/>
                <w:color w:val="000000"/>
                <w:lang w:eastAsia="pt-BR"/>
              </w:rPr>
            </w:pPr>
            <w:del w:id="216" w:author="ADRIANA JARDIM ARIAS PEREIRA" w:date="2022-10-19T19:12:00Z">
              <w:r w:rsidRPr="00A2638C" w:rsidDel="00AB1945">
                <w:rPr>
                  <w:rFonts w:ascii="Calibri" w:eastAsia="Times New Roman" w:hAnsi="Calibri" w:cs="Calibri"/>
                  <w:color w:val="000000"/>
                  <w:lang w:eastAsia="pt-BR"/>
                </w:rPr>
                <w:delText>2530</w:delText>
              </w:r>
            </w:del>
          </w:p>
        </w:tc>
        <w:tc>
          <w:tcPr>
            <w:tcW w:w="0" w:type="auto"/>
            <w:noWrap/>
            <w:hideMark/>
          </w:tcPr>
          <w:p w14:paraId="4B343CFB" w14:textId="4497E7BC" w:rsidR="006E6FA5" w:rsidRPr="00A2638C" w:rsidDel="00AB1945" w:rsidRDefault="006E6FA5" w:rsidP="00627E9C">
            <w:pPr>
              <w:jc w:val="right"/>
              <w:rPr>
                <w:del w:id="217" w:author="ADRIANA JARDIM ARIAS PEREIRA" w:date="2022-10-19T19:12:00Z"/>
                <w:rFonts w:ascii="Calibri" w:eastAsia="Times New Roman" w:hAnsi="Calibri" w:cs="Calibri"/>
                <w:color w:val="000000"/>
                <w:lang w:eastAsia="pt-BR"/>
              </w:rPr>
            </w:pPr>
            <w:del w:id="218" w:author="ADRIANA JARDIM ARIAS PEREIRA" w:date="2022-10-19T19:12:00Z">
              <w:r w:rsidRPr="00A2638C" w:rsidDel="00AB1945">
                <w:rPr>
                  <w:rFonts w:ascii="Calibri" w:eastAsia="Times New Roman" w:hAnsi="Calibri" w:cs="Calibri"/>
                  <w:color w:val="000000"/>
                  <w:lang w:eastAsia="pt-BR"/>
                </w:rPr>
                <w:delText>100%</w:delText>
              </w:r>
            </w:del>
          </w:p>
        </w:tc>
      </w:tr>
      <w:tr w:rsidR="00A2638C" w:rsidRPr="004E2930" w:rsidDel="00AB1945" w14:paraId="094EB663" w14:textId="329ADF33" w:rsidTr="00A2638C">
        <w:trPr>
          <w:trHeight w:val="292"/>
          <w:del w:id="219" w:author="ADRIANA JARDIM ARIAS PEREIRA" w:date="2022-10-19T19:12:00Z"/>
        </w:trPr>
        <w:tc>
          <w:tcPr>
            <w:tcW w:w="0" w:type="auto"/>
            <w:noWrap/>
            <w:hideMark/>
          </w:tcPr>
          <w:p w14:paraId="5C645771" w14:textId="593E6116" w:rsidR="006E6FA5" w:rsidRPr="004E2930" w:rsidDel="00AB1945" w:rsidRDefault="006E6FA5" w:rsidP="00627E9C">
            <w:pPr>
              <w:ind w:firstLineChars="100" w:firstLine="220"/>
              <w:jc w:val="left"/>
              <w:rPr>
                <w:del w:id="220" w:author="ADRIANA JARDIM ARIAS PEREIRA" w:date="2022-10-19T19:12:00Z"/>
                <w:rFonts w:ascii="Calibri" w:eastAsia="Times New Roman" w:hAnsi="Calibri" w:cs="Calibri"/>
                <w:color w:val="000000"/>
                <w:lang w:eastAsia="pt-BR"/>
              </w:rPr>
            </w:pPr>
            <w:del w:id="221" w:author="ADRIANA JARDIM ARIAS PEREIRA" w:date="2022-10-19T19:12:00Z">
              <w:r w:rsidRPr="004E2930" w:rsidDel="00AB1945">
                <w:rPr>
                  <w:rFonts w:ascii="Calibri" w:eastAsia="Times New Roman" w:hAnsi="Calibri" w:cs="Calibri"/>
                  <w:color w:val="000000"/>
                  <w:lang w:eastAsia="pt-BR"/>
                </w:rPr>
                <w:delText>ensino fundamental</w:delText>
              </w:r>
            </w:del>
          </w:p>
        </w:tc>
        <w:tc>
          <w:tcPr>
            <w:tcW w:w="0" w:type="auto"/>
            <w:noWrap/>
            <w:hideMark/>
          </w:tcPr>
          <w:p w14:paraId="107B78CC" w14:textId="56BA390C" w:rsidR="006E6FA5" w:rsidRPr="004E2930" w:rsidDel="00AB1945" w:rsidRDefault="006E6FA5" w:rsidP="00627E9C">
            <w:pPr>
              <w:jc w:val="right"/>
              <w:rPr>
                <w:del w:id="222" w:author="ADRIANA JARDIM ARIAS PEREIRA" w:date="2022-10-19T19:12:00Z"/>
                <w:rFonts w:ascii="Calibri" w:eastAsia="Times New Roman" w:hAnsi="Calibri" w:cs="Calibri"/>
                <w:color w:val="000000"/>
                <w:lang w:eastAsia="pt-BR"/>
              </w:rPr>
            </w:pPr>
            <w:del w:id="223" w:author="ADRIANA JARDIM ARIAS PEREIRA" w:date="2022-10-19T19:12:00Z">
              <w:r w:rsidRPr="004E2930" w:rsidDel="00AB1945">
                <w:rPr>
                  <w:rFonts w:ascii="Calibri" w:eastAsia="Times New Roman" w:hAnsi="Calibri" w:cs="Calibri"/>
                  <w:color w:val="000000"/>
                  <w:lang w:eastAsia="pt-BR"/>
                </w:rPr>
                <w:delText>235</w:delText>
              </w:r>
            </w:del>
          </w:p>
        </w:tc>
        <w:tc>
          <w:tcPr>
            <w:tcW w:w="0" w:type="auto"/>
            <w:noWrap/>
            <w:hideMark/>
          </w:tcPr>
          <w:p w14:paraId="6BD5EF6A" w14:textId="37B840CE" w:rsidR="006E6FA5" w:rsidRPr="004E2930" w:rsidDel="00AB1945" w:rsidRDefault="006E6FA5" w:rsidP="00627E9C">
            <w:pPr>
              <w:jc w:val="right"/>
              <w:rPr>
                <w:del w:id="224" w:author="ADRIANA JARDIM ARIAS PEREIRA" w:date="2022-10-19T19:12:00Z"/>
                <w:rFonts w:ascii="Calibri" w:eastAsia="Times New Roman" w:hAnsi="Calibri" w:cs="Calibri"/>
                <w:color w:val="000000"/>
                <w:lang w:eastAsia="pt-BR"/>
              </w:rPr>
            </w:pPr>
            <w:del w:id="225" w:author="ADRIANA JARDIM ARIAS PEREIRA" w:date="2022-10-19T19:12:00Z">
              <w:r w:rsidRPr="004E2930" w:rsidDel="00AB1945">
                <w:rPr>
                  <w:rFonts w:ascii="Calibri" w:eastAsia="Times New Roman" w:hAnsi="Calibri" w:cs="Calibri"/>
                  <w:color w:val="000000"/>
                  <w:lang w:eastAsia="pt-BR"/>
                </w:rPr>
                <w:delText>9%</w:delText>
              </w:r>
            </w:del>
          </w:p>
        </w:tc>
      </w:tr>
      <w:tr w:rsidR="004E2930" w:rsidRPr="004E2930" w:rsidDel="00AB1945" w14:paraId="421A749B" w14:textId="37FF7451" w:rsidTr="004E2930">
        <w:trPr>
          <w:trHeight w:val="292"/>
          <w:del w:id="226" w:author="ADRIANA JARDIM ARIAS PEREIRA" w:date="2022-10-19T19:12:00Z"/>
        </w:trPr>
        <w:tc>
          <w:tcPr>
            <w:tcW w:w="0" w:type="auto"/>
            <w:noWrap/>
            <w:hideMark/>
          </w:tcPr>
          <w:p w14:paraId="2BB7B7A0" w14:textId="6FA7E2E1" w:rsidR="006E6FA5" w:rsidRPr="004E2930" w:rsidDel="00AB1945" w:rsidRDefault="006E6FA5" w:rsidP="00627E9C">
            <w:pPr>
              <w:ind w:firstLineChars="100" w:firstLine="220"/>
              <w:jc w:val="left"/>
              <w:rPr>
                <w:del w:id="227" w:author="ADRIANA JARDIM ARIAS PEREIRA" w:date="2022-10-19T19:12:00Z"/>
                <w:rFonts w:ascii="Calibri" w:eastAsia="Times New Roman" w:hAnsi="Calibri" w:cs="Calibri"/>
                <w:color w:val="000000"/>
                <w:lang w:eastAsia="pt-BR"/>
              </w:rPr>
            </w:pPr>
            <w:del w:id="228" w:author="ADRIANA JARDIM ARIAS PEREIRA" w:date="2022-10-19T19:12:00Z">
              <w:r w:rsidRPr="004E2930" w:rsidDel="00AB1945">
                <w:rPr>
                  <w:rFonts w:ascii="Calibri" w:eastAsia="Times New Roman" w:hAnsi="Calibri" w:cs="Calibri"/>
                  <w:color w:val="000000"/>
                  <w:lang w:eastAsia="pt-BR"/>
                </w:rPr>
                <w:delText>ensino médio</w:delText>
              </w:r>
            </w:del>
          </w:p>
        </w:tc>
        <w:tc>
          <w:tcPr>
            <w:tcW w:w="0" w:type="auto"/>
            <w:noWrap/>
            <w:hideMark/>
          </w:tcPr>
          <w:p w14:paraId="420C4FCA" w14:textId="216BC56D" w:rsidR="006E6FA5" w:rsidRPr="004E2930" w:rsidDel="00AB1945" w:rsidRDefault="006E6FA5" w:rsidP="00627E9C">
            <w:pPr>
              <w:jc w:val="right"/>
              <w:rPr>
                <w:del w:id="229" w:author="ADRIANA JARDIM ARIAS PEREIRA" w:date="2022-10-19T19:12:00Z"/>
                <w:rFonts w:ascii="Calibri" w:eastAsia="Times New Roman" w:hAnsi="Calibri" w:cs="Calibri"/>
                <w:color w:val="000000"/>
                <w:lang w:eastAsia="pt-BR"/>
              </w:rPr>
            </w:pPr>
            <w:del w:id="230" w:author="ADRIANA JARDIM ARIAS PEREIRA" w:date="2022-10-19T19:12:00Z">
              <w:r w:rsidRPr="004E2930" w:rsidDel="00AB1945">
                <w:rPr>
                  <w:rFonts w:ascii="Calibri" w:eastAsia="Times New Roman" w:hAnsi="Calibri" w:cs="Calibri"/>
                  <w:color w:val="000000"/>
                  <w:lang w:eastAsia="pt-BR"/>
                </w:rPr>
                <w:delText>774</w:delText>
              </w:r>
            </w:del>
          </w:p>
        </w:tc>
        <w:tc>
          <w:tcPr>
            <w:tcW w:w="0" w:type="auto"/>
            <w:noWrap/>
            <w:hideMark/>
          </w:tcPr>
          <w:p w14:paraId="6D5DC9FA" w14:textId="0EE666B9" w:rsidR="006E6FA5" w:rsidRPr="004E2930" w:rsidDel="00AB1945" w:rsidRDefault="006E6FA5" w:rsidP="00627E9C">
            <w:pPr>
              <w:jc w:val="right"/>
              <w:rPr>
                <w:del w:id="231" w:author="ADRIANA JARDIM ARIAS PEREIRA" w:date="2022-10-19T19:12:00Z"/>
                <w:rFonts w:ascii="Calibri" w:eastAsia="Times New Roman" w:hAnsi="Calibri" w:cs="Calibri"/>
                <w:color w:val="000000"/>
                <w:lang w:eastAsia="pt-BR"/>
              </w:rPr>
            </w:pPr>
            <w:del w:id="232" w:author="ADRIANA JARDIM ARIAS PEREIRA" w:date="2022-10-19T19:12:00Z">
              <w:r w:rsidRPr="004E2930" w:rsidDel="00AB1945">
                <w:rPr>
                  <w:rFonts w:ascii="Calibri" w:eastAsia="Times New Roman" w:hAnsi="Calibri" w:cs="Calibri"/>
                  <w:color w:val="000000"/>
                  <w:lang w:eastAsia="pt-BR"/>
                </w:rPr>
                <w:delText>31%</w:delText>
              </w:r>
            </w:del>
          </w:p>
        </w:tc>
      </w:tr>
      <w:tr w:rsidR="00A2638C" w:rsidRPr="004E2930" w:rsidDel="00AB1945" w14:paraId="4366B011" w14:textId="3B0CD44C" w:rsidTr="00A2638C">
        <w:trPr>
          <w:trHeight w:val="292"/>
          <w:del w:id="233" w:author="ADRIANA JARDIM ARIAS PEREIRA" w:date="2022-10-19T19:12:00Z"/>
        </w:trPr>
        <w:tc>
          <w:tcPr>
            <w:tcW w:w="0" w:type="auto"/>
            <w:noWrap/>
            <w:hideMark/>
          </w:tcPr>
          <w:p w14:paraId="0BF830A9" w14:textId="412EEA92" w:rsidR="006E6FA5" w:rsidRPr="004E2930" w:rsidDel="00AB1945" w:rsidRDefault="006E6FA5" w:rsidP="00627E9C">
            <w:pPr>
              <w:ind w:firstLineChars="100" w:firstLine="220"/>
              <w:jc w:val="left"/>
              <w:rPr>
                <w:del w:id="234" w:author="ADRIANA JARDIM ARIAS PEREIRA" w:date="2022-10-19T19:12:00Z"/>
                <w:rFonts w:ascii="Calibri" w:eastAsia="Times New Roman" w:hAnsi="Calibri" w:cs="Calibri"/>
                <w:color w:val="000000"/>
                <w:lang w:eastAsia="pt-BR"/>
              </w:rPr>
            </w:pPr>
            <w:del w:id="235" w:author="ADRIANA JARDIM ARIAS PEREIRA" w:date="2022-10-19T19:12:00Z">
              <w:r w:rsidRPr="004E2930" w:rsidDel="00AB1945">
                <w:rPr>
                  <w:rFonts w:ascii="Calibri" w:eastAsia="Times New Roman" w:hAnsi="Calibri" w:cs="Calibri"/>
                  <w:color w:val="000000"/>
                  <w:lang w:eastAsia="pt-BR"/>
                </w:rPr>
                <w:delText>técnico</w:delText>
              </w:r>
            </w:del>
          </w:p>
        </w:tc>
        <w:tc>
          <w:tcPr>
            <w:tcW w:w="0" w:type="auto"/>
            <w:noWrap/>
            <w:hideMark/>
          </w:tcPr>
          <w:p w14:paraId="4B6F6869" w14:textId="043C5E35" w:rsidR="006E6FA5" w:rsidRPr="004E2930" w:rsidDel="00AB1945" w:rsidRDefault="006E6FA5" w:rsidP="00627E9C">
            <w:pPr>
              <w:jc w:val="right"/>
              <w:rPr>
                <w:del w:id="236" w:author="ADRIANA JARDIM ARIAS PEREIRA" w:date="2022-10-19T19:12:00Z"/>
                <w:rFonts w:ascii="Calibri" w:eastAsia="Times New Roman" w:hAnsi="Calibri" w:cs="Calibri"/>
                <w:color w:val="000000"/>
                <w:lang w:eastAsia="pt-BR"/>
              </w:rPr>
            </w:pPr>
            <w:del w:id="237" w:author="ADRIANA JARDIM ARIAS PEREIRA" w:date="2022-10-19T19:12:00Z">
              <w:r w:rsidRPr="004E2930" w:rsidDel="00AB1945">
                <w:rPr>
                  <w:rFonts w:ascii="Calibri" w:eastAsia="Times New Roman" w:hAnsi="Calibri" w:cs="Calibri"/>
                  <w:color w:val="000000"/>
                  <w:lang w:eastAsia="pt-BR"/>
                </w:rPr>
                <w:delText>255</w:delText>
              </w:r>
            </w:del>
          </w:p>
        </w:tc>
        <w:tc>
          <w:tcPr>
            <w:tcW w:w="0" w:type="auto"/>
            <w:noWrap/>
            <w:hideMark/>
          </w:tcPr>
          <w:p w14:paraId="0C0553A6" w14:textId="0A7B6636" w:rsidR="006E6FA5" w:rsidRPr="004E2930" w:rsidDel="00AB1945" w:rsidRDefault="006E6FA5" w:rsidP="00627E9C">
            <w:pPr>
              <w:jc w:val="right"/>
              <w:rPr>
                <w:del w:id="238" w:author="ADRIANA JARDIM ARIAS PEREIRA" w:date="2022-10-19T19:12:00Z"/>
                <w:rFonts w:ascii="Calibri" w:eastAsia="Times New Roman" w:hAnsi="Calibri" w:cs="Calibri"/>
                <w:color w:val="000000"/>
                <w:lang w:eastAsia="pt-BR"/>
              </w:rPr>
            </w:pPr>
            <w:del w:id="239" w:author="ADRIANA JARDIM ARIAS PEREIRA" w:date="2022-10-19T19:12:00Z">
              <w:r w:rsidRPr="004E2930" w:rsidDel="00AB1945">
                <w:rPr>
                  <w:rFonts w:ascii="Calibri" w:eastAsia="Times New Roman" w:hAnsi="Calibri" w:cs="Calibri"/>
                  <w:color w:val="000000"/>
                  <w:lang w:eastAsia="pt-BR"/>
                </w:rPr>
                <w:delText>10%</w:delText>
              </w:r>
            </w:del>
          </w:p>
        </w:tc>
      </w:tr>
      <w:tr w:rsidR="004E2930" w:rsidRPr="004E2930" w:rsidDel="00AB1945" w14:paraId="4580F636" w14:textId="4FB200D0" w:rsidTr="004E2930">
        <w:trPr>
          <w:trHeight w:val="292"/>
          <w:del w:id="240" w:author="ADRIANA JARDIM ARIAS PEREIRA" w:date="2022-10-19T19:12:00Z"/>
        </w:trPr>
        <w:tc>
          <w:tcPr>
            <w:tcW w:w="0" w:type="auto"/>
            <w:noWrap/>
            <w:hideMark/>
          </w:tcPr>
          <w:p w14:paraId="557D4ED2" w14:textId="0E7F3FB8" w:rsidR="006E6FA5" w:rsidRPr="004E2930" w:rsidDel="00AB1945" w:rsidRDefault="006E6FA5" w:rsidP="00627E9C">
            <w:pPr>
              <w:ind w:firstLineChars="100" w:firstLine="220"/>
              <w:jc w:val="left"/>
              <w:rPr>
                <w:del w:id="241" w:author="ADRIANA JARDIM ARIAS PEREIRA" w:date="2022-10-19T19:12:00Z"/>
                <w:rFonts w:ascii="Calibri" w:eastAsia="Times New Roman" w:hAnsi="Calibri" w:cs="Calibri"/>
                <w:color w:val="000000"/>
                <w:lang w:eastAsia="pt-BR"/>
              </w:rPr>
            </w:pPr>
            <w:del w:id="242" w:author="ADRIANA JARDIM ARIAS PEREIRA" w:date="2022-10-19T19:12:00Z">
              <w:r w:rsidRPr="004E2930" w:rsidDel="00AB1945">
                <w:rPr>
                  <w:rFonts w:ascii="Calibri" w:eastAsia="Times New Roman" w:hAnsi="Calibri" w:cs="Calibri"/>
                  <w:color w:val="000000"/>
                  <w:lang w:eastAsia="pt-BR"/>
                </w:rPr>
                <w:delText>graduação</w:delText>
              </w:r>
            </w:del>
          </w:p>
        </w:tc>
        <w:tc>
          <w:tcPr>
            <w:tcW w:w="0" w:type="auto"/>
            <w:noWrap/>
            <w:hideMark/>
          </w:tcPr>
          <w:p w14:paraId="4345B58A" w14:textId="47F73B8C" w:rsidR="006E6FA5" w:rsidRPr="004E2930" w:rsidDel="00AB1945" w:rsidRDefault="006E6FA5" w:rsidP="00627E9C">
            <w:pPr>
              <w:jc w:val="right"/>
              <w:rPr>
                <w:del w:id="243" w:author="ADRIANA JARDIM ARIAS PEREIRA" w:date="2022-10-19T19:12:00Z"/>
                <w:rFonts w:ascii="Calibri" w:eastAsia="Times New Roman" w:hAnsi="Calibri" w:cs="Calibri"/>
                <w:color w:val="000000"/>
                <w:lang w:eastAsia="pt-BR"/>
              </w:rPr>
            </w:pPr>
            <w:del w:id="244" w:author="ADRIANA JARDIM ARIAS PEREIRA" w:date="2022-10-19T19:12:00Z">
              <w:r w:rsidRPr="004E2930" w:rsidDel="00AB1945">
                <w:rPr>
                  <w:rFonts w:ascii="Calibri" w:eastAsia="Times New Roman" w:hAnsi="Calibri" w:cs="Calibri"/>
                  <w:color w:val="000000"/>
                  <w:lang w:eastAsia="pt-BR"/>
                </w:rPr>
                <w:delText>874</w:delText>
              </w:r>
            </w:del>
          </w:p>
        </w:tc>
        <w:tc>
          <w:tcPr>
            <w:tcW w:w="0" w:type="auto"/>
            <w:noWrap/>
            <w:hideMark/>
          </w:tcPr>
          <w:p w14:paraId="64525482" w14:textId="080C01E9" w:rsidR="006E6FA5" w:rsidRPr="004E2930" w:rsidDel="00AB1945" w:rsidRDefault="006E6FA5" w:rsidP="00627E9C">
            <w:pPr>
              <w:jc w:val="right"/>
              <w:rPr>
                <w:del w:id="245" w:author="ADRIANA JARDIM ARIAS PEREIRA" w:date="2022-10-19T19:12:00Z"/>
                <w:rFonts w:ascii="Calibri" w:eastAsia="Times New Roman" w:hAnsi="Calibri" w:cs="Calibri"/>
                <w:color w:val="000000"/>
                <w:lang w:eastAsia="pt-BR"/>
              </w:rPr>
            </w:pPr>
            <w:del w:id="246" w:author="ADRIANA JARDIM ARIAS PEREIRA" w:date="2022-10-19T19:12:00Z">
              <w:r w:rsidRPr="004E2930" w:rsidDel="00AB1945">
                <w:rPr>
                  <w:rFonts w:ascii="Calibri" w:eastAsia="Times New Roman" w:hAnsi="Calibri" w:cs="Calibri"/>
                  <w:color w:val="000000"/>
                  <w:lang w:eastAsia="pt-BR"/>
                </w:rPr>
                <w:delText>35%</w:delText>
              </w:r>
            </w:del>
          </w:p>
        </w:tc>
      </w:tr>
      <w:tr w:rsidR="00A2638C" w:rsidRPr="004E2930" w:rsidDel="00AB1945" w14:paraId="0AE85EDC" w14:textId="644181E8" w:rsidTr="00A2638C">
        <w:trPr>
          <w:trHeight w:val="292"/>
          <w:del w:id="247" w:author="ADRIANA JARDIM ARIAS PEREIRA" w:date="2022-10-19T19:12:00Z"/>
        </w:trPr>
        <w:tc>
          <w:tcPr>
            <w:tcW w:w="0" w:type="auto"/>
            <w:noWrap/>
            <w:hideMark/>
          </w:tcPr>
          <w:p w14:paraId="7F726089" w14:textId="03010AE8" w:rsidR="006E6FA5" w:rsidRPr="004E2930" w:rsidDel="00AB1945" w:rsidRDefault="006E6FA5" w:rsidP="00627E9C">
            <w:pPr>
              <w:ind w:firstLineChars="100" w:firstLine="220"/>
              <w:jc w:val="left"/>
              <w:rPr>
                <w:del w:id="248" w:author="ADRIANA JARDIM ARIAS PEREIRA" w:date="2022-10-19T19:12:00Z"/>
                <w:rFonts w:ascii="Calibri" w:eastAsia="Times New Roman" w:hAnsi="Calibri" w:cs="Calibri"/>
                <w:color w:val="000000"/>
                <w:lang w:eastAsia="pt-BR"/>
              </w:rPr>
            </w:pPr>
            <w:del w:id="249" w:author="ADRIANA JARDIM ARIAS PEREIRA" w:date="2022-10-19T19:12:00Z">
              <w:r w:rsidRPr="004E2930" w:rsidDel="00AB1945">
                <w:rPr>
                  <w:rFonts w:ascii="Calibri" w:eastAsia="Times New Roman" w:hAnsi="Calibri" w:cs="Calibri"/>
                  <w:color w:val="000000"/>
                  <w:lang w:eastAsia="pt-BR"/>
                </w:rPr>
                <w:delText>pós-graduação</w:delText>
              </w:r>
            </w:del>
          </w:p>
        </w:tc>
        <w:tc>
          <w:tcPr>
            <w:tcW w:w="0" w:type="auto"/>
            <w:noWrap/>
            <w:hideMark/>
          </w:tcPr>
          <w:p w14:paraId="61EE6FB0" w14:textId="1FCE9BED" w:rsidR="006E6FA5" w:rsidRPr="004E2930" w:rsidDel="00AB1945" w:rsidRDefault="006E6FA5" w:rsidP="00627E9C">
            <w:pPr>
              <w:jc w:val="right"/>
              <w:rPr>
                <w:del w:id="250" w:author="ADRIANA JARDIM ARIAS PEREIRA" w:date="2022-10-19T19:12:00Z"/>
                <w:rFonts w:ascii="Calibri" w:eastAsia="Times New Roman" w:hAnsi="Calibri" w:cs="Calibri"/>
                <w:color w:val="000000"/>
                <w:lang w:eastAsia="pt-BR"/>
              </w:rPr>
            </w:pPr>
            <w:del w:id="251" w:author="ADRIANA JARDIM ARIAS PEREIRA" w:date="2022-10-19T19:12:00Z">
              <w:r w:rsidRPr="004E2930" w:rsidDel="00AB1945">
                <w:rPr>
                  <w:rFonts w:ascii="Calibri" w:eastAsia="Times New Roman" w:hAnsi="Calibri" w:cs="Calibri"/>
                  <w:color w:val="000000"/>
                  <w:lang w:eastAsia="pt-BR"/>
                </w:rPr>
                <w:delText>255</w:delText>
              </w:r>
            </w:del>
          </w:p>
        </w:tc>
        <w:tc>
          <w:tcPr>
            <w:tcW w:w="0" w:type="auto"/>
            <w:noWrap/>
            <w:hideMark/>
          </w:tcPr>
          <w:p w14:paraId="133F9FF6" w14:textId="4C409283" w:rsidR="006E6FA5" w:rsidRPr="004E2930" w:rsidDel="00AB1945" w:rsidRDefault="006E6FA5" w:rsidP="00627E9C">
            <w:pPr>
              <w:jc w:val="right"/>
              <w:rPr>
                <w:del w:id="252" w:author="ADRIANA JARDIM ARIAS PEREIRA" w:date="2022-10-19T19:12:00Z"/>
                <w:rFonts w:ascii="Calibri" w:eastAsia="Times New Roman" w:hAnsi="Calibri" w:cs="Calibri"/>
                <w:color w:val="000000"/>
                <w:lang w:eastAsia="pt-BR"/>
              </w:rPr>
            </w:pPr>
            <w:del w:id="253" w:author="ADRIANA JARDIM ARIAS PEREIRA" w:date="2022-10-19T19:12:00Z">
              <w:r w:rsidRPr="004E2930" w:rsidDel="00AB1945">
                <w:rPr>
                  <w:rFonts w:ascii="Calibri" w:eastAsia="Times New Roman" w:hAnsi="Calibri" w:cs="Calibri"/>
                  <w:color w:val="000000"/>
                  <w:lang w:eastAsia="pt-BR"/>
                </w:rPr>
                <w:delText>10%</w:delText>
              </w:r>
            </w:del>
          </w:p>
        </w:tc>
      </w:tr>
      <w:tr w:rsidR="004E2930" w:rsidRPr="004E2930" w:rsidDel="00AB1945" w14:paraId="77185548" w14:textId="5C0ECA57" w:rsidTr="00EE0525">
        <w:trPr>
          <w:trHeight w:val="292"/>
          <w:del w:id="254" w:author="ADRIANA JARDIM ARIAS PEREIRA" w:date="2022-10-19T19:12:00Z"/>
        </w:trPr>
        <w:tc>
          <w:tcPr>
            <w:tcW w:w="0" w:type="auto"/>
            <w:tcBorders>
              <w:bottom w:val="single" w:sz="4" w:space="0" w:color="BFBFBF" w:themeColor="background1" w:themeShade="BF"/>
            </w:tcBorders>
            <w:noWrap/>
            <w:hideMark/>
          </w:tcPr>
          <w:p w14:paraId="0F8BE422" w14:textId="60ED1561" w:rsidR="006E6FA5" w:rsidRPr="004E2930" w:rsidDel="00AB1945" w:rsidRDefault="006E6FA5" w:rsidP="00627E9C">
            <w:pPr>
              <w:ind w:firstLineChars="100" w:firstLine="220"/>
              <w:jc w:val="left"/>
              <w:rPr>
                <w:del w:id="255" w:author="ADRIANA JARDIM ARIAS PEREIRA" w:date="2022-10-19T19:12:00Z"/>
                <w:rFonts w:ascii="Calibri" w:eastAsia="Times New Roman" w:hAnsi="Calibri" w:cs="Calibri"/>
                <w:color w:val="000000"/>
                <w:lang w:eastAsia="pt-BR"/>
              </w:rPr>
            </w:pPr>
            <w:del w:id="256" w:author="ADRIANA JARDIM ARIAS PEREIRA" w:date="2022-10-19T19:12:00Z">
              <w:r w:rsidRPr="004E2930" w:rsidDel="00AB1945">
                <w:rPr>
                  <w:rFonts w:ascii="Calibri" w:eastAsia="Times New Roman" w:hAnsi="Calibri" w:cs="Calibri"/>
                  <w:color w:val="000000"/>
                  <w:lang w:eastAsia="pt-BR"/>
                </w:rPr>
                <w:delText>mestrado</w:delText>
              </w:r>
            </w:del>
          </w:p>
        </w:tc>
        <w:tc>
          <w:tcPr>
            <w:tcW w:w="0" w:type="auto"/>
            <w:tcBorders>
              <w:bottom w:val="single" w:sz="4" w:space="0" w:color="BFBFBF" w:themeColor="background1" w:themeShade="BF"/>
            </w:tcBorders>
            <w:noWrap/>
            <w:hideMark/>
          </w:tcPr>
          <w:p w14:paraId="04BBA766" w14:textId="53B9F529" w:rsidR="006E6FA5" w:rsidRPr="004E2930" w:rsidDel="00AB1945" w:rsidRDefault="006E6FA5" w:rsidP="00627E9C">
            <w:pPr>
              <w:jc w:val="right"/>
              <w:rPr>
                <w:del w:id="257" w:author="ADRIANA JARDIM ARIAS PEREIRA" w:date="2022-10-19T19:12:00Z"/>
                <w:rFonts w:ascii="Calibri" w:eastAsia="Times New Roman" w:hAnsi="Calibri" w:cs="Calibri"/>
                <w:color w:val="000000"/>
                <w:lang w:eastAsia="pt-BR"/>
              </w:rPr>
            </w:pPr>
            <w:del w:id="258" w:author="ADRIANA JARDIM ARIAS PEREIRA" w:date="2022-10-19T19:12:00Z">
              <w:r w:rsidRPr="004E2930" w:rsidDel="00AB1945">
                <w:rPr>
                  <w:rFonts w:ascii="Calibri" w:eastAsia="Times New Roman" w:hAnsi="Calibri" w:cs="Calibri"/>
                  <w:color w:val="000000"/>
                  <w:lang w:eastAsia="pt-BR"/>
                </w:rPr>
                <w:delText>111</w:delText>
              </w:r>
            </w:del>
          </w:p>
        </w:tc>
        <w:tc>
          <w:tcPr>
            <w:tcW w:w="0" w:type="auto"/>
            <w:tcBorders>
              <w:bottom w:val="single" w:sz="4" w:space="0" w:color="BFBFBF" w:themeColor="background1" w:themeShade="BF"/>
            </w:tcBorders>
            <w:noWrap/>
            <w:hideMark/>
          </w:tcPr>
          <w:p w14:paraId="2E11ACA1" w14:textId="13F93FBC" w:rsidR="006E6FA5" w:rsidRPr="004E2930" w:rsidDel="00AB1945" w:rsidRDefault="006E6FA5" w:rsidP="00627E9C">
            <w:pPr>
              <w:jc w:val="right"/>
              <w:rPr>
                <w:del w:id="259" w:author="ADRIANA JARDIM ARIAS PEREIRA" w:date="2022-10-19T19:12:00Z"/>
                <w:rFonts w:ascii="Calibri" w:eastAsia="Times New Roman" w:hAnsi="Calibri" w:cs="Calibri"/>
                <w:color w:val="000000"/>
                <w:lang w:eastAsia="pt-BR"/>
              </w:rPr>
            </w:pPr>
            <w:del w:id="260" w:author="ADRIANA JARDIM ARIAS PEREIRA" w:date="2022-10-19T19:12:00Z">
              <w:r w:rsidRPr="004E2930" w:rsidDel="00AB1945">
                <w:rPr>
                  <w:rFonts w:ascii="Calibri" w:eastAsia="Times New Roman" w:hAnsi="Calibri" w:cs="Calibri"/>
                  <w:color w:val="000000"/>
                  <w:lang w:eastAsia="pt-BR"/>
                </w:rPr>
                <w:delText>4%</w:delText>
              </w:r>
            </w:del>
          </w:p>
        </w:tc>
      </w:tr>
      <w:tr w:rsidR="00A2638C" w:rsidRPr="004E2930" w:rsidDel="00AB1945" w14:paraId="0A9EFD50" w14:textId="1526FC88" w:rsidTr="00EE0525">
        <w:trPr>
          <w:trHeight w:val="292"/>
          <w:del w:id="261" w:author="ADRIANA JARDIM ARIAS PEREIRA" w:date="2022-10-19T19:12:00Z"/>
        </w:trPr>
        <w:tc>
          <w:tcPr>
            <w:tcW w:w="0" w:type="auto"/>
            <w:tcBorders>
              <w:bottom w:val="single" w:sz="4" w:space="0" w:color="BFBFBF" w:themeColor="background1" w:themeShade="BF"/>
            </w:tcBorders>
            <w:noWrap/>
            <w:hideMark/>
          </w:tcPr>
          <w:p w14:paraId="7B8C9F38" w14:textId="48EF5DF2" w:rsidR="006E6FA5" w:rsidRPr="004E2930" w:rsidDel="00AB1945" w:rsidRDefault="00C23DB0" w:rsidP="00627E9C">
            <w:pPr>
              <w:ind w:firstLineChars="100" w:firstLine="220"/>
              <w:jc w:val="left"/>
              <w:rPr>
                <w:del w:id="262" w:author="ADRIANA JARDIM ARIAS PEREIRA" w:date="2022-10-19T19:12:00Z"/>
                <w:rFonts w:ascii="Calibri" w:eastAsia="Times New Roman" w:hAnsi="Calibri" w:cs="Calibri"/>
                <w:color w:val="000000"/>
                <w:lang w:eastAsia="pt-BR"/>
              </w:rPr>
            </w:pPr>
            <w:del w:id="263" w:author="ADRIANA JARDIM ARIAS PEREIRA" w:date="2022-10-19T19:12:00Z">
              <w:r w:rsidRPr="004E2930" w:rsidDel="00AB1945">
                <w:rPr>
                  <w:rFonts w:ascii="Calibri" w:eastAsia="Times New Roman" w:hAnsi="Calibri" w:cs="Calibri"/>
                  <w:color w:val="000000"/>
                  <w:lang w:eastAsia="pt-BR"/>
                </w:rPr>
                <w:delText>Ph.D.</w:delText>
              </w:r>
              <w:r w:rsidR="006E6FA5" w:rsidRPr="004E2930" w:rsidDel="00AB1945">
                <w:rPr>
                  <w:rFonts w:ascii="Calibri" w:eastAsia="Times New Roman" w:hAnsi="Calibri" w:cs="Calibri"/>
                  <w:color w:val="000000"/>
                  <w:lang w:eastAsia="pt-BR"/>
                </w:rPr>
                <w:delText xml:space="preserve"> (doutorado)</w:delText>
              </w:r>
            </w:del>
          </w:p>
        </w:tc>
        <w:tc>
          <w:tcPr>
            <w:tcW w:w="0" w:type="auto"/>
            <w:tcBorders>
              <w:bottom w:val="single" w:sz="4" w:space="0" w:color="BFBFBF" w:themeColor="background1" w:themeShade="BF"/>
            </w:tcBorders>
            <w:noWrap/>
            <w:hideMark/>
          </w:tcPr>
          <w:p w14:paraId="5CC50F1E" w14:textId="26FC13DD" w:rsidR="006E6FA5" w:rsidRPr="004E2930" w:rsidDel="00AB1945" w:rsidRDefault="006E6FA5" w:rsidP="00627E9C">
            <w:pPr>
              <w:jc w:val="right"/>
              <w:rPr>
                <w:del w:id="264" w:author="ADRIANA JARDIM ARIAS PEREIRA" w:date="2022-10-19T19:12:00Z"/>
                <w:rFonts w:ascii="Calibri" w:eastAsia="Times New Roman" w:hAnsi="Calibri" w:cs="Calibri"/>
                <w:color w:val="000000"/>
                <w:lang w:eastAsia="pt-BR"/>
              </w:rPr>
            </w:pPr>
            <w:del w:id="265" w:author="ADRIANA JARDIM ARIAS PEREIRA" w:date="2022-10-19T19:12:00Z">
              <w:r w:rsidRPr="004E2930" w:rsidDel="00AB1945">
                <w:rPr>
                  <w:rFonts w:ascii="Calibri" w:eastAsia="Times New Roman" w:hAnsi="Calibri" w:cs="Calibri"/>
                  <w:color w:val="000000"/>
                  <w:lang w:eastAsia="pt-BR"/>
                </w:rPr>
                <w:delText>26</w:delText>
              </w:r>
            </w:del>
          </w:p>
        </w:tc>
        <w:tc>
          <w:tcPr>
            <w:tcW w:w="0" w:type="auto"/>
            <w:tcBorders>
              <w:bottom w:val="single" w:sz="4" w:space="0" w:color="BFBFBF" w:themeColor="background1" w:themeShade="BF"/>
            </w:tcBorders>
            <w:noWrap/>
            <w:hideMark/>
          </w:tcPr>
          <w:p w14:paraId="0EE1E1C5" w14:textId="2B707AE2" w:rsidR="006E6FA5" w:rsidRPr="004E2930" w:rsidDel="00AB1945" w:rsidRDefault="006E6FA5" w:rsidP="00627E9C">
            <w:pPr>
              <w:jc w:val="right"/>
              <w:rPr>
                <w:del w:id="266" w:author="ADRIANA JARDIM ARIAS PEREIRA" w:date="2022-10-19T19:12:00Z"/>
                <w:rFonts w:ascii="Calibri" w:eastAsia="Times New Roman" w:hAnsi="Calibri" w:cs="Calibri"/>
                <w:color w:val="000000"/>
                <w:lang w:eastAsia="pt-BR"/>
              </w:rPr>
            </w:pPr>
            <w:del w:id="267" w:author="ADRIANA JARDIM ARIAS PEREIRA" w:date="2022-10-19T19:12:00Z">
              <w:r w:rsidRPr="004E2930" w:rsidDel="00AB1945">
                <w:rPr>
                  <w:rFonts w:ascii="Calibri" w:eastAsia="Times New Roman" w:hAnsi="Calibri" w:cs="Calibri"/>
                  <w:color w:val="000000"/>
                  <w:lang w:eastAsia="pt-BR"/>
                </w:rPr>
                <w:delText>1%</w:delText>
              </w:r>
            </w:del>
          </w:p>
        </w:tc>
      </w:tr>
      <w:tr w:rsidR="00A2638C" w:rsidRPr="004E2930" w:rsidDel="00AB1945" w14:paraId="2C58EAD7" w14:textId="37BF7417" w:rsidTr="00EE0525">
        <w:trPr>
          <w:trHeight w:val="292"/>
          <w:del w:id="268" w:author="ADRIANA JARDIM ARIAS PEREIRA" w:date="2022-10-19T19:12:00Z"/>
        </w:trPr>
        <w:tc>
          <w:tcPr>
            <w:tcW w:w="0" w:type="auto"/>
            <w:gridSpan w:val="3"/>
            <w:tcBorders>
              <w:top w:val="single" w:sz="4" w:space="0" w:color="BFBFBF" w:themeColor="background1" w:themeShade="BF"/>
              <w:left w:val="nil"/>
              <w:bottom w:val="single" w:sz="4" w:space="0" w:color="BFBFBF" w:themeColor="background1" w:themeShade="BF"/>
              <w:right w:val="nil"/>
            </w:tcBorders>
            <w:shd w:val="clear" w:color="auto" w:fill="auto"/>
            <w:noWrap/>
          </w:tcPr>
          <w:p w14:paraId="59588532" w14:textId="465CCC67" w:rsidR="004E2930" w:rsidRPr="004E2930" w:rsidDel="00AB1945" w:rsidRDefault="004E2930" w:rsidP="00EE0525">
            <w:pPr>
              <w:pStyle w:val="Legenda"/>
              <w:spacing w:after="0"/>
              <w:rPr>
                <w:del w:id="269" w:author="ADRIANA JARDIM ARIAS PEREIRA" w:date="2022-10-19T19:12:00Z"/>
                <w:i w:val="0"/>
                <w:iCs w:val="0"/>
                <w:color w:val="000000" w:themeColor="text1"/>
              </w:rPr>
            </w:pPr>
            <w:del w:id="270" w:author="ADRIANA JARDIM ARIAS PEREIRA" w:date="2022-10-19T19:12:00Z">
              <w:r w:rsidRPr="004E2930" w:rsidDel="00AB1945">
                <w:rPr>
                  <w:i w:val="0"/>
                  <w:iCs w:val="0"/>
                  <w:color w:val="000000" w:themeColor="text1"/>
                  <w:sz w:val="22"/>
                  <w:szCs w:val="22"/>
                </w:rPr>
                <w:delText>Tabela 1. Resumo dos dados demográficos calculados para o estudo de caso (valores absolutos e percentuais)</w:delText>
              </w:r>
              <w:r w:rsidRPr="004E2930" w:rsidDel="00AB1945">
                <w:rPr>
                  <w:i w:val="0"/>
                  <w:iCs w:val="0"/>
                  <w:color w:val="000000" w:themeColor="text1"/>
                </w:rPr>
                <w:tab/>
                <w:delText xml:space="preserve"> </w:delText>
              </w:r>
            </w:del>
          </w:p>
          <w:p w14:paraId="33FAA2B6" w14:textId="1B697523" w:rsidR="004E2930" w:rsidRPr="004E2930" w:rsidDel="00AB1945" w:rsidRDefault="004E2930" w:rsidP="00EE0525">
            <w:pPr>
              <w:pStyle w:val="Legenda"/>
              <w:spacing w:after="0"/>
              <w:rPr>
                <w:del w:id="271" w:author="ADRIANA JARDIM ARIAS PEREIRA" w:date="2022-10-19T19:12:00Z"/>
                <w:i w:val="0"/>
                <w:iCs w:val="0"/>
                <w:color w:val="000000" w:themeColor="text1"/>
                <w:sz w:val="22"/>
                <w:szCs w:val="22"/>
              </w:rPr>
            </w:pPr>
            <w:del w:id="272" w:author="ADRIANA JARDIM ARIAS PEREIRA" w:date="2022-10-19T19:12:00Z">
              <w:r w:rsidRPr="004E2930" w:rsidDel="00AB1945">
                <w:rPr>
                  <w:i w:val="0"/>
                  <w:iCs w:val="0"/>
                  <w:color w:val="000000" w:themeColor="text1"/>
                </w:rPr>
                <w:tab/>
              </w:r>
              <w:r w:rsidRPr="004E2930" w:rsidDel="00AB1945">
                <w:rPr>
                  <w:i w:val="0"/>
                  <w:iCs w:val="0"/>
                  <w:color w:val="000000" w:themeColor="text1"/>
                </w:rPr>
                <w:tab/>
              </w:r>
              <w:r w:rsidRPr="004E2930" w:rsidDel="00AB1945">
                <w:rPr>
                  <w:i w:val="0"/>
                  <w:iCs w:val="0"/>
                  <w:color w:val="000000" w:themeColor="text1"/>
                </w:rPr>
                <w:tab/>
                <w:delText xml:space="preserve">                                                                                                                   (conclusão)</w:delText>
              </w:r>
            </w:del>
          </w:p>
        </w:tc>
      </w:tr>
      <w:tr w:rsidR="00E73554" w:rsidRPr="004E2930" w:rsidDel="00AB1945" w14:paraId="12EB3579" w14:textId="776CDA80" w:rsidTr="00EE0525">
        <w:trPr>
          <w:trHeight w:val="292"/>
          <w:del w:id="273" w:author="ADRIANA JARDIM ARIAS PEREIRA" w:date="2022-10-19T19:12:00Z"/>
        </w:trPr>
        <w:tc>
          <w:tcPr>
            <w:tcW w:w="0" w:type="auto"/>
            <w:tcBorders>
              <w:top w:val="single" w:sz="4" w:space="0" w:color="BFBFBF" w:themeColor="background1" w:themeShade="BF"/>
            </w:tcBorders>
            <w:noWrap/>
            <w:hideMark/>
          </w:tcPr>
          <w:p w14:paraId="1068A920" w14:textId="050D220A" w:rsidR="006E6FA5" w:rsidRPr="00A2638C" w:rsidDel="00AB1945" w:rsidRDefault="00C23DB0" w:rsidP="00627E9C">
            <w:pPr>
              <w:jc w:val="left"/>
              <w:rPr>
                <w:del w:id="274" w:author="ADRIANA JARDIM ARIAS PEREIRA" w:date="2022-10-19T19:12:00Z"/>
                <w:rFonts w:ascii="Calibri" w:eastAsia="Times New Roman" w:hAnsi="Calibri" w:cs="Calibri"/>
                <w:color w:val="000000"/>
                <w:lang w:eastAsia="pt-BR"/>
              </w:rPr>
            </w:pPr>
            <w:del w:id="275" w:author="ADRIANA JARDIM ARIAS PEREIRA" w:date="2022-10-19T19:12:00Z">
              <w:r w:rsidRPr="00A2638C" w:rsidDel="00AB1945">
                <w:rPr>
                  <w:rFonts w:ascii="Calibri" w:eastAsia="Times New Roman" w:hAnsi="Calibri" w:cs="Calibri"/>
                  <w:color w:val="000000"/>
                  <w:lang w:eastAsia="pt-BR"/>
                </w:rPr>
                <w:delText>estado civil</w:delText>
              </w:r>
            </w:del>
          </w:p>
        </w:tc>
        <w:tc>
          <w:tcPr>
            <w:tcW w:w="0" w:type="auto"/>
            <w:tcBorders>
              <w:top w:val="single" w:sz="4" w:space="0" w:color="BFBFBF" w:themeColor="background1" w:themeShade="BF"/>
            </w:tcBorders>
            <w:noWrap/>
            <w:hideMark/>
          </w:tcPr>
          <w:p w14:paraId="1A2CF9E8" w14:textId="11242922" w:rsidR="006E6FA5" w:rsidRPr="00A2638C" w:rsidDel="00AB1945" w:rsidRDefault="006E6FA5" w:rsidP="00627E9C">
            <w:pPr>
              <w:jc w:val="right"/>
              <w:rPr>
                <w:del w:id="276" w:author="ADRIANA JARDIM ARIAS PEREIRA" w:date="2022-10-19T19:12:00Z"/>
                <w:rFonts w:ascii="Calibri" w:eastAsia="Times New Roman" w:hAnsi="Calibri" w:cs="Calibri"/>
                <w:color w:val="000000"/>
                <w:lang w:eastAsia="pt-BR"/>
              </w:rPr>
            </w:pPr>
            <w:del w:id="277" w:author="ADRIANA JARDIM ARIAS PEREIRA" w:date="2022-10-19T19:12:00Z">
              <w:r w:rsidRPr="00A2638C" w:rsidDel="00AB1945">
                <w:rPr>
                  <w:rFonts w:ascii="Calibri" w:eastAsia="Times New Roman" w:hAnsi="Calibri" w:cs="Calibri"/>
                  <w:color w:val="000000"/>
                  <w:lang w:eastAsia="pt-BR"/>
                </w:rPr>
                <w:delText>2530</w:delText>
              </w:r>
            </w:del>
          </w:p>
        </w:tc>
        <w:tc>
          <w:tcPr>
            <w:tcW w:w="0" w:type="auto"/>
            <w:tcBorders>
              <w:top w:val="single" w:sz="4" w:space="0" w:color="BFBFBF" w:themeColor="background1" w:themeShade="BF"/>
            </w:tcBorders>
            <w:noWrap/>
            <w:hideMark/>
          </w:tcPr>
          <w:p w14:paraId="4A7C057C" w14:textId="548B19E2" w:rsidR="006E6FA5" w:rsidRPr="00A2638C" w:rsidDel="00AB1945" w:rsidRDefault="006E6FA5" w:rsidP="00627E9C">
            <w:pPr>
              <w:jc w:val="right"/>
              <w:rPr>
                <w:del w:id="278" w:author="ADRIANA JARDIM ARIAS PEREIRA" w:date="2022-10-19T19:12:00Z"/>
                <w:rFonts w:ascii="Calibri" w:eastAsia="Times New Roman" w:hAnsi="Calibri" w:cs="Calibri"/>
                <w:color w:val="000000"/>
                <w:lang w:eastAsia="pt-BR"/>
              </w:rPr>
            </w:pPr>
            <w:del w:id="279" w:author="ADRIANA JARDIM ARIAS PEREIRA" w:date="2022-10-19T19:12:00Z">
              <w:r w:rsidRPr="00A2638C" w:rsidDel="00AB1945">
                <w:rPr>
                  <w:rFonts w:ascii="Calibri" w:eastAsia="Times New Roman" w:hAnsi="Calibri" w:cs="Calibri"/>
                  <w:color w:val="000000"/>
                  <w:lang w:eastAsia="pt-BR"/>
                </w:rPr>
                <w:delText>100%</w:delText>
              </w:r>
            </w:del>
          </w:p>
        </w:tc>
      </w:tr>
      <w:tr w:rsidR="004E2930" w:rsidRPr="004E2930" w:rsidDel="00AB1945" w14:paraId="55A2DBBB" w14:textId="6387DE98" w:rsidTr="004E2930">
        <w:trPr>
          <w:trHeight w:val="292"/>
          <w:del w:id="280" w:author="ADRIANA JARDIM ARIAS PEREIRA" w:date="2022-10-19T19:12:00Z"/>
        </w:trPr>
        <w:tc>
          <w:tcPr>
            <w:tcW w:w="0" w:type="auto"/>
            <w:noWrap/>
            <w:hideMark/>
          </w:tcPr>
          <w:p w14:paraId="646F2B1C" w14:textId="02274163" w:rsidR="006E6FA5" w:rsidRPr="004E2930" w:rsidDel="00AB1945" w:rsidRDefault="006E6FA5" w:rsidP="00627E9C">
            <w:pPr>
              <w:ind w:firstLineChars="100" w:firstLine="220"/>
              <w:jc w:val="left"/>
              <w:rPr>
                <w:del w:id="281" w:author="ADRIANA JARDIM ARIAS PEREIRA" w:date="2022-10-19T19:12:00Z"/>
                <w:rFonts w:ascii="Calibri" w:eastAsia="Times New Roman" w:hAnsi="Calibri" w:cs="Calibri"/>
                <w:color w:val="000000"/>
                <w:lang w:eastAsia="pt-BR"/>
              </w:rPr>
            </w:pPr>
            <w:del w:id="282" w:author="ADRIANA JARDIM ARIAS PEREIRA" w:date="2022-10-19T19:12:00Z">
              <w:r w:rsidRPr="004E2930" w:rsidDel="00AB1945">
                <w:rPr>
                  <w:rFonts w:ascii="Calibri" w:eastAsia="Times New Roman" w:hAnsi="Calibri" w:cs="Calibri"/>
                  <w:color w:val="000000"/>
                  <w:lang w:eastAsia="pt-BR"/>
                </w:rPr>
                <w:delText>casado ou vivendo com companheiro</w:delText>
              </w:r>
            </w:del>
          </w:p>
        </w:tc>
        <w:tc>
          <w:tcPr>
            <w:tcW w:w="0" w:type="auto"/>
            <w:noWrap/>
            <w:hideMark/>
          </w:tcPr>
          <w:p w14:paraId="17D5CE4E" w14:textId="333B4622" w:rsidR="006E6FA5" w:rsidRPr="004E2930" w:rsidDel="00AB1945" w:rsidRDefault="006E6FA5" w:rsidP="00627E9C">
            <w:pPr>
              <w:jc w:val="right"/>
              <w:rPr>
                <w:del w:id="283" w:author="ADRIANA JARDIM ARIAS PEREIRA" w:date="2022-10-19T19:12:00Z"/>
                <w:rFonts w:ascii="Calibri" w:eastAsia="Times New Roman" w:hAnsi="Calibri" w:cs="Calibri"/>
                <w:color w:val="000000"/>
                <w:lang w:eastAsia="pt-BR"/>
              </w:rPr>
            </w:pPr>
            <w:del w:id="284" w:author="ADRIANA JARDIM ARIAS PEREIRA" w:date="2022-10-19T19:12:00Z">
              <w:r w:rsidRPr="004E2930" w:rsidDel="00AB1945">
                <w:rPr>
                  <w:rFonts w:ascii="Calibri" w:eastAsia="Times New Roman" w:hAnsi="Calibri" w:cs="Calibri"/>
                  <w:color w:val="000000"/>
                  <w:lang w:eastAsia="pt-BR"/>
                </w:rPr>
                <w:delText>1425</w:delText>
              </w:r>
            </w:del>
          </w:p>
        </w:tc>
        <w:tc>
          <w:tcPr>
            <w:tcW w:w="0" w:type="auto"/>
            <w:noWrap/>
            <w:hideMark/>
          </w:tcPr>
          <w:p w14:paraId="005846DA" w14:textId="50EB0767" w:rsidR="006E6FA5" w:rsidRPr="004E2930" w:rsidDel="00AB1945" w:rsidRDefault="006E6FA5" w:rsidP="00627E9C">
            <w:pPr>
              <w:jc w:val="right"/>
              <w:rPr>
                <w:del w:id="285" w:author="ADRIANA JARDIM ARIAS PEREIRA" w:date="2022-10-19T19:12:00Z"/>
                <w:rFonts w:ascii="Calibri" w:eastAsia="Times New Roman" w:hAnsi="Calibri" w:cs="Calibri"/>
                <w:color w:val="000000"/>
                <w:lang w:eastAsia="pt-BR"/>
              </w:rPr>
            </w:pPr>
            <w:del w:id="286" w:author="ADRIANA JARDIM ARIAS PEREIRA" w:date="2022-10-19T19:12:00Z">
              <w:r w:rsidRPr="004E2930" w:rsidDel="00AB1945">
                <w:rPr>
                  <w:rFonts w:ascii="Calibri" w:eastAsia="Times New Roman" w:hAnsi="Calibri" w:cs="Calibri"/>
                  <w:color w:val="000000"/>
                  <w:lang w:eastAsia="pt-BR"/>
                </w:rPr>
                <w:delText>56%</w:delText>
              </w:r>
            </w:del>
          </w:p>
        </w:tc>
      </w:tr>
      <w:tr w:rsidR="00A2638C" w:rsidRPr="004E2930" w:rsidDel="00AB1945" w14:paraId="7F2F1F4B" w14:textId="1EABE373" w:rsidTr="00A2638C">
        <w:trPr>
          <w:trHeight w:val="292"/>
          <w:del w:id="287" w:author="ADRIANA JARDIM ARIAS PEREIRA" w:date="2022-10-19T19:12:00Z"/>
        </w:trPr>
        <w:tc>
          <w:tcPr>
            <w:tcW w:w="0" w:type="auto"/>
            <w:noWrap/>
            <w:hideMark/>
          </w:tcPr>
          <w:p w14:paraId="63D47A29" w14:textId="5C62039B" w:rsidR="006E6FA5" w:rsidRPr="004E2930" w:rsidDel="00AB1945" w:rsidRDefault="006E6FA5" w:rsidP="00627E9C">
            <w:pPr>
              <w:ind w:firstLineChars="100" w:firstLine="220"/>
              <w:jc w:val="left"/>
              <w:rPr>
                <w:del w:id="288" w:author="ADRIANA JARDIM ARIAS PEREIRA" w:date="2022-10-19T19:12:00Z"/>
                <w:rFonts w:ascii="Calibri" w:eastAsia="Times New Roman" w:hAnsi="Calibri" w:cs="Calibri"/>
                <w:color w:val="000000"/>
                <w:lang w:eastAsia="pt-BR"/>
              </w:rPr>
            </w:pPr>
            <w:del w:id="289" w:author="ADRIANA JARDIM ARIAS PEREIRA" w:date="2022-10-19T19:12:00Z">
              <w:r w:rsidRPr="004E2930" w:rsidDel="00AB1945">
                <w:rPr>
                  <w:rFonts w:ascii="Calibri" w:eastAsia="Times New Roman" w:hAnsi="Calibri" w:cs="Calibri"/>
                  <w:color w:val="000000"/>
                  <w:lang w:eastAsia="pt-BR"/>
                </w:rPr>
                <w:delText>divorciado</w:delText>
              </w:r>
            </w:del>
          </w:p>
        </w:tc>
        <w:tc>
          <w:tcPr>
            <w:tcW w:w="0" w:type="auto"/>
            <w:noWrap/>
            <w:hideMark/>
          </w:tcPr>
          <w:p w14:paraId="695F6E54" w14:textId="74961F5F" w:rsidR="006E6FA5" w:rsidRPr="004E2930" w:rsidDel="00AB1945" w:rsidRDefault="006E6FA5" w:rsidP="00627E9C">
            <w:pPr>
              <w:jc w:val="right"/>
              <w:rPr>
                <w:del w:id="290" w:author="ADRIANA JARDIM ARIAS PEREIRA" w:date="2022-10-19T19:12:00Z"/>
                <w:rFonts w:ascii="Calibri" w:eastAsia="Times New Roman" w:hAnsi="Calibri" w:cs="Calibri"/>
                <w:color w:val="000000"/>
                <w:lang w:eastAsia="pt-BR"/>
              </w:rPr>
            </w:pPr>
            <w:del w:id="291" w:author="ADRIANA JARDIM ARIAS PEREIRA" w:date="2022-10-19T19:12:00Z">
              <w:r w:rsidRPr="004E2930" w:rsidDel="00AB1945">
                <w:rPr>
                  <w:rFonts w:ascii="Calibri" w:eastAsia="Times New Roman" w:hAnsi="Calibri" w:cs="Calibri"/>
                  <w:color w:val="000000"/>
                  <w:lang w:eastAsia="pt-BR"/>
                </w:rPr>
                <w:delText>227</w:delText>
              </w:r>
            </w:del>
          </w:p>
        </w:tc>
        <w:tc>
          <w:tcPr>
            <w:tcW w:w="0" w:type="auto"/>
            <w:noWrap/>
            <w:hideMark/>
          </w:tcPr>
          <w:p w14:paraId="0D187AE3" w14:textId="7B524848" w:rsidR="006E6FA5" w:rsidRPr="004E2930" w:rsidDel="00AB1945" w:rsidRDefault="006E6FA5" w:rsidP="00627E9C">
            <w:pPr>
              <w:jc w:val="right"/>
              <w:rPr>
                <w:del w:id="292" w:author="ADRIANA JARDIM ARIAS PEREIRA" w:date="2022-10-19T19:12:00Z"/>
                <w:rFonts w:ascii="Calibri" w:eastAsia="Times New Roman" w:hAnsi="Calibri" w:cs="Calibri"/>
                <w:color w:val="000000"/>
                <w:lang w:eastAsia="pt-BR"/>
              </w:rPr>
            </w:pPr>
            <w:del w:id="293" w:author="ADRIANA JARDIM ARIAS PEREIRA" w:date="2022-10-19T19:12:00Z">
              <w:r w:rsidRPr="004E2930" w:rsidDel="00AB1945">
                <w:rPr>
                  <w:rFonts w:ascii="Calibri" w:eastAsia="Times New Roman" w:hAnsi="Calibri" w:cs="Calibri"/>
                  <w:color w:val="000000"/>
                  <w:lang w:eastAsia="pt-BR"/>
                </w:rPr>
                <w:delText>9%</w:delText>
              </w:r>
            </w:del>
          </w:p>
        </w:tc>
      </w:tr>
      <w:tr w:rsidR="00A2638C" w:rsidRPr="004E2930" w:rsidDel="00AB1945" w14:paraId="00B19183" w14:textId="42712E97" w:rsidTr="00A2638C">
        <w:trPr>
          <w:trHeight w:val="292"/>
          <w:del w:id="294" w:author="ADRIANA JARDIM ARIAS PEREIRA" w:date="2022-10-19T19:12:00Z"/>
        </w:trPr>
        <w:tc>
          <w:tcPr>
            <w:tcW w:w="0" w:type="auto"/>
            <w:noWrap/>
            <w:hideMark/>
          </w:tcPr>
          <w:p w14:paraId="4DD06F5D" w14:textId="46627F0C" w:rsidR="006E6FA5" w:rsidRPr="004E2930" w:rsidDel="00AB1945" w:rsidRDefault="006E6FA5" w:rsidP="00627E9C">
            <w:pPr>
              <w:ind w:firstLineChars="100" w:firstLine="220"/>
              <w:jc w:val="left"/>
              <w:rPr>
                <w:del w:id="295" w:author="ADRIANA JARDIM ARIAS PEREIRA" w:date="2022-10-19T19:12:00Z"/>
                <w:rFonts w:ascii="Calibri" w:eastAsia="Times New Roman" w:hAnsi="Calibri" w:cs="Calibri"/>
                <w:color w:val="000000"/>
                <w:lang w:eastAsia="pt-BR"/>
              </w:rPr>
            </w:pPr>
            <w:del w:id="296" w:author="ADRIANA JARDIM ARIAS PEREIRA" w:date="2022-10-19T19:12:00Z">
              <w:r w:rsidRPr="004E2930" w:rsidDel="00AB1945">
                <w:rPr>
                  <w:rFonts w:ascii="Calibri" w:eastAsia="Times New Roman" w:hAnsi="Calibri" w:cs="Calibri"/>
                  <w:color w:val="000000"/>
                  <w:lang w:eastAsia="pt-BR"/>
                </w:rPr>
                <w:delText>nunca se casou/solteiro</w:delText>
              </w:r>
            </w:del>
          </w:p>
        </w:tc>
        <w:tc>
          <w:tcPr>
            <w:tcW w:w="0" w:type="auto"/>
            <w:noWrap/>
            <w:hideMark/>
          </w:tcPr>
          <w:p w14:paraId="504D2B02" w14:textId="5790E1CB" w:rsidR="006E6FA5" w:rsidRPr="004E2930" w:rsidDel="00AB1945" w:rsidRDefault="006E6FA5" w:rsidP="00627E9C">
            <w:pPr>
              <w:jc w:val="right"/>
              <w:rPr>
                <w:del w:id="297" w:author="ADRIANA JARDIM ARIAS PEREIRA" w:date="2022-10-19T19:12:00Z"/>
                <w:rFonts w:ascii="Calibri" w:eastAsia="Times New Roman" w:hAnsi="Calibri" w:cs="Calibri"/>
                <w:color w:val="000000"/>
                <w:lang w:eastAsia="pt-BR"/>
              </w:rPr>
            </w:pPr>
            <w:del w:id="298" w:author="ADRIANA JARDIM ARIAS PEREIRA" w:date="2022-10-19T19:12:00Z">
              <w:r w:rsidRPr="004E2930" w:rsidDel="00AB1945">
                <w:rPr>
                  <w:rFonts w:ascii="Calibri" w:eastAsia="Times New Roman" w:hAnsi="Calibri" w:cs="Calibri"/>
                  <w:color w:val="000000"/>
                  <w:lang w:eastAsia="pt-BR"/>
                </w:rPr>
                <w:delText>732</w:delText>
              </w:r>
            </w:del>
          </w:p>
        </w:tc>
        <w:tc>
          <w:tcPr>
            <w:tcW w:w="0" w:type="auto"/>
            <w:noWrap/>
            <w:hideMark/>
          </w:tcPr>
          <w:p w14:paraId="3B77DEF8" w14:textId="7EA60740" w:rsidR="006E6FA5" w:rsidRPr="004E2930" w:rsidDel="00AB1945" w:rsidRDefault="006E6FA5" w:rsidP="00627E9C">
            <w:pPr>
              <w:jc w:val="right"/>
              <w:rPr>
                <w:del w:id="299" w:author="ADRIANA JARDIM ARIAS PEREIRA" w:date="2022-10-19T19:12:00Z"/>
                <w:rFonts w:ascii="Calibri" w:eastAsia="Times New Roman" w:hAnsi="Calibri" w:cs="Calibri"/>
                <w:color w:val="000000"/>
                <w:lang w:eastAsia="pt-BR"/>
              </w:rPr>
            </w:pPr>
            <w:del w:id="300" w:author="ADRIANA JARDIM ARIAS PEREIRA" w:date="2022-10-19T19:12:00Z">
              <w:r w:rsidRPr="004E2930" w:rsidDel="00AB1945">
                <w:rPr>
                  <w:rFonts w:ascii="Calibri" w:eastAsia="Times New Roman" w:hAnsi="Calibri" w:cs="Calibri"/>
                  <w:color w:val="000000"/>
                  <w:lang w:eastAsia="pt-BR"/>
                </w:rPr>
                <w:delText>29%</w:delText>
              </w:r>
            </w:del>
          </w:p>
        </w:tc>
      </w:tr>
      <w:tr w:rsidR="004E2930" w:rsidRPr="004E2930" w:rsidDel="00AB1945" w14:paraId="5B04BDBD" w14:textId="7FDA061E" w:rsidTr="004E2930">
        <w:trPr>
          <w:trHeight w:val="292"/>
          <w:del w:id="301" w:author="ADRIANA JARDIM ARIAS PEREIRA" w:date="2022-10-19T19:12:00Z"/>
        </w:trPr>
        <w:tc>
          <w:tcPr>
            <w:tcW w:w="0" w:type="auto"/>
            <w:noWrap/>
            <w:hideMark/>
          </w:tcPr>
          <w:p w14:paraId="3727F1A8" w14:textId="4836201C" w:rsidR="006E6FA5" w:rsidRPr="004E2930" w:rsidDel="00AB1945" w:rsidRDefault="006E6FA5" w:rsidP="00627E9C">
            <w:pPr>
              <w:ind w:firstLineChars="100" w:firstLine="220"/>
              <w:jc w:val="left"/>
              <w:rPr>
                <w:del w:id="302" w:author="ADRIANA JARDIM ARIAS PEREIRA" w:date="2022-10-19T19:12:00Z"/>
                <w:rFonts w:ascii="Calibri" w:eastAsia="Times New Roman" w:hAnsi="Calibri" w:cs="Calibri"/>
                <w:color w:val="000000"/>
                <w:lang w:eastAsia="pt-BR"/>
              </w:rPr>
            </w:pPr>
            <w:del w:id="303" w:author="ADRIANA JARDIM ARIAS PEREIRA" w:date="2022-10-19T19:12:00Z">
              <w:r w:rsidRPr="004E2930" w:rsidDel="00AB1945">
                <w:rPr>
                  <w:rFonts w:ascii="Calibri" w:eastAsia="Times New Roman" w:hAnsi="Calibri" w:cs="Calibri"/>
                  <w:color w:val="000000"/>
                  <w:lang w:eastAsia="pt-BR"/>
                </w:rPr>
                <w:delText>separado</w:delText>
              </w:r>
            </w:del>
          </w:p>
        </w:tc>
        <w:tc>
          <w:tcPr>
            <w:tcW w:w="0" w:type="auto"/>
            <w:noWrap/>
            <w:hideMark/>
          </w:tcPr>
          <w:p w14:paraId="126E942D" w14:textId="0122B563" w:rsidR="006E6FA5" w:rsidRPr="004E2930" w:rsidDel="00AB1945" w:rsidRDefault="006E6FA5" w:rsidP="00627E9C">
            <w:pPr>
              <w:jc w:val="right"/>
              <w:rPr>
                <w:del w:id="304" w:author="ADRIANA JARDIM ARIAS PEREIRA" w:date="2022-10-19T19:12:00Z"/>
                <w:rFonts w:ascii="Calibri" w:eastAsia="Times New Roman" w:hAnsi="Calibri" w:cs="Calibri"/>
                <w:color w:val="000000"/>
                <w:lang w:eastAsia="pt-BR"/>
              </w:rPr>
            </w:pPr>
            <w:del w:id="305" w:author="ADRIANA JARDIM ARIAS PEREIRA" w:date="2022-10-19T19:12:00Z">
              <w:r w:rsidRPr="004E2930" w:rsidDel="00AB1945">
                <w:rPr>
                  <w:rFonts w:ascii="Calibri" w:eastAsia="Times New Roman" w:hAnsi="Calibri" w:cs="Calibri"/>
                  <w:color w:val="000000"/>
                  <w:lang w:eastAsia="pt-BR"/>
                </w:rPr>
                <w:delText>48</w:delText>
              </w:r>
            </w:del>
          </w:p>
        </w:tc>
        <w:tc>
          <w:tcPr>
            <w:tcW w:w="0" w:type="auto"/>
            <w:noWrap/>
            <w:hideMark/>
          </w:tcPr>
          <w:p w14:paraId="37372EA2" w14:textId="16A98182" w:rsidR="006E6FA5" w:rsidRPr="004E2930" w:rsidDel="00AB1945" w:rsidRDefault="006E6FA5" w:rsidP="00627E9C">
            <w:pPr>
              <w:jc w:val="right"/>
              <w:rPr>
                <w:del w:id="306" w:author="ADRIANA JARDIM ARIAS PEREIRA" w:date="2022-10-19T19:12:00Z"/>
                <w:rFonts w:ascii="Calibri" w:eastAsia="Times New Roman" w:hAnsi="Calibri" w:cs="Calibri"/>
                <w:color w:val="000000"/>
                <w:lang w:eastAsia="pt-BR"/>
              </w:rPr>
            </w:pPr>
            <w:del w:id="307" w:author="ADRIANA JARDIM ARIAS PEREIRA" w:date="2022-10-19T19:12:00Z">
              <w:r w:rsidRPr="004E2930" w:rsidDel="00AB1945">
                <w:rPr>
                  <w:rFonts w:ascii="Calibri" w:eastAsia="Times New Roman" w:hAnsi="Calibri" w:cs="Calibri"/>
                  <w:color w:val="000000"/>
                  <w:lang w:eastAsia="pt-BR"/>
                </w:rPr>
                <w:delText>2%</w:delText>
              </w:r>
            </w:del>
          </w:p>
        </w:tc>
      </w:tr>
      <w:tr w:rsidR="00E73554" w:rsidRPr="004E2930" w:rsidDel="00AB1945" w14:paraId="0910A654" w14:textId="5A92FDDA" w:rsidTr="00E73554">
        <w:trPr>
          <w:trHeight w:val="292"/>
          <w:del w:id="308" w:author="ADRIANA JARDIM ARIAS PEREIRA" w:date="2022-10-19T19:12:00Z"/>
        </w:trPr>
        <w:tc>
          <w:tcPr>
            <w:tcW w:w="0" w:type="auto"/>
            <w:noWrap/>
            <w:hideMark/>
          </w:tcPr>
          <w:p w14:paraId="5FEFE109" w14:textId="5A79D062" w:rsidR="006E6FA5" w:rsidRPr="004E2930" w:rsidDel="00AB1945" w:rsidRDefault="006E6FA5" w:rsidP="00627E9C">
            <w:pPr>
              <w:ind w:firstLineChars="100" w:firstLine="220"/>
              <w:jc w:val="left"/>
              <w:rPr>
                <w:del w:id="309" w:author="ADRIANA JARDIM ARIAS PEREIRA" w:date="2022-10-19T19:12:00Z"/>
                <w:rFonts w:ascii="Calibri" w:eastAsia="Times New Roman" w:hAnsi="Calibri" w:cs="Calibri"/>
                <w:color w:val="000000"/>
                <w:lang w:eastAsia="pt-BR"/>
              </w:rPr>
            </w:pPr>
            <w:del w:id="310" w:author="ADRIANA JARDIM ARIAS PEREIRA" w:date="2022-10-19T19:12:00Z">
              <w:r w:rsidRPr="004E2930" w:rsidDel="00AB1945">
                <w:rPr>
                  <w:rFonts w:ascii="Calibri" w:eastAsia="Times New Roman" w:hAnsi="Calibri" w:cs="Calibri"/>
                  <w:color w:val="000000"/>
                  <w:lang w:eastAsia="pt-BR"/>
                </w:rPr>
                <w:delText>viúvo</w:delText>
              </w:r>
            </w:del>
          </w:p>
        </w:tc>
        <w:tc>
          <w:tcPr>
            <w:tcW w:w="0" w:type="auto"/>
            <w:noWrap/>
            <w:hideMark/>
          </w:tcPr>
          <w:p w14:paraId="10990D42" w14:textId="35E1D09B" w:rsidR="006E6FA5" w:rsidRPr="004E2930" w:rsidDel="00AB1945" w:rsidRDefault="006E6FA5" w:rsidP="00627E9C">
            <w:pPr>
              <w:jc w:val="right"/>
              <w:rPr>
                <w:del w:id="311" w:author="ADRIANA JARDIM ARIAS PEREIRA" w:date="2022-10-19T19:12:00Z"/>
                <w:rFonts w:ascii="Calibri" w:eastAsia="Times New Roman" w:hAnsi="Calibri" w:cs="Calibri"/>
                <w:color w:val="000000"/>
                <w:lang w:eastAsia="pt-BR"/>
              </w:rPr>
            </w:pPr>
            <w:del w:id="312" w:author="ADRIANA JARDIM ARIAS PEREIRA" w:date="2022-10-19T19:12:00Z">
              <w:r w:rsidRPr="004E2930" w:rsidDel="00AB1945">
                <w:rPr>
                  <w:rFonts w:ascii="Calibri" w:eastAsia="Times New Roman" w:hAnsi="Calibri" w:cs="Calibri"/>
                  <w:color w:val="000000"/>
                  <w:lang w:eastAsia="pt-BR"/>
                </w:rPr>
                <w:delText>98</w:delText>
              </w:r>
            </w:del>
          </w:p>
        </w:tc>
        <w:tc>
          <w:tcPr>
            <w:tcW w:w="0" w:type="auto"/>
            <w:noWrap/>
            <w:hideMark/>
          </w:tcPr>
          <w:p w14:paraId="5A9E6189" w14:textId="07EAED01" w:rsidR="006E6FA5" w:rsidRPr="004E2930" w:rsidDel="00AB1945" w:rsidRDefault="006E6FA5" w:rsidP="00627E9C">
            <w:pPr>
              <w:jc w:val="right"/>
              <w:rPr>
                <w:del w:id="313" w:author="ADRIANA JARDIM ARIAS PEREIRA" w:date="2022-10-19T19:12:00Z"/>
                <w:rFonts w:ascii="Calibri" w:eastAsia="Times New Roman" w:hAnsi="Calibri" w:cs="Calibri"/>
                <w:color w:val="000000"/>
                <w:lang w:eastAsia="pt-BR"/>
              </w:rPr>
            </w:pPr>
            <w:del w:id="314" w:author="ADRIANA JARDIM ARIAS PEREIRA" w:date="2022-10-19T19:12:00Z">
              <w:r w:rsidRPr="004E2930" w:rsidDel="00AB1945">
                <w:rPr>
                  <w:rFonts w:ascii="Calibri" w:eastAsia="Times New Roman" w:hAnsi="Calibri" w:cs="Calibri"/>
                  <w:color w:val="000000"/>
                  <w:lang w:eastAsia="pt-BR"/>
                </w:rPr>
                <w:delText>4%</w:delText>
              </w:r>
            </w:del>
          </w:p>
        </w:tc>
      </w:tr>
      <w:tr w:rsidR="004E2930" w:rsidRPr="004E2930" w:rsidDel="00AB1945" w14:paraId="22ED3724" w14:textId="15719D9D" w:rsidTr="004E2930">
        <w:trPr>
          <w:trHeight w:val="292"/>
          <w:del w:id="315" w:author="ADRIANA JARDIM ARIAS PEREIRA" w:date="2022-10-19T19:12:00Z"/>
        </w:trPr>
        <w:tc>
          <w:tcPr>
            <w:tcW w:w="0" w:type="auto"/>
            <w:noWrap/>
            <w:hideMark/>
          </w:tcPr>
          <w:p w14:paraId="5EC9AB06" w14:textId="2455C09D" w:rsidR="006E6FA5" w:rsidRPr="00E73554" w:rsidDel="00AB1945" w:rsidRDefault="00C23DB0" w:rsidP="00627E9C">
            <w:pPr>
              <w:jc w:val="left"/>
              <w:rPr>
                <w:del w:id="316" w:author="ADRIANA JARDIM ARIAS PEREIRA" w:date="2022-10-19T19:12:00Z"/>
                <w:rFonts w:ascii="Calibri" w:eastAsia="Times New Roman" w:hAnsi="Calibri" w:cs="Calibri"/>
                <w:color w:val="000000"/>
                <w:lang w:eastAsia="pt-BR"/>
              </w:rPr>
            </w:pPr>
            <w:del w:id="317" w:author="ADRIANA JARDIM ARIAS PEREIRA" w:date="2022-10-19T19:12:00Z">
              <w:r w:rsidRPr="00E73554" w:rsidDel="00AB1945">
                <w:rPr>
                  <w:rFonts w:ascii="Calibri" w:eastAsia="Times New Roman" w:hAnsi="Calibri" w:cs="Calibri"/>
                  <w:color w:val="000000"/>
                  <w:lang w:eastAsia="pt-BR"/>
                </w:rPr>
                <w:delText>tempo empresa</w:delText>
              </w:r>
            </w:del>
          </w:p>
        </w:tc>
        <w:tc>
          <w:tcPr>
            <w:tcW w:w="0" w:type="auto"/>
            <w:noWrap/>
            <w:hideMark/>
          </w:tcPr>
          <w:p w14:paraId="79B2DC18" w14:textId="6EBCBC77" w:rsidR="006E6FA5" w:rsidRPr="00E73554" w:rsidDel="00AB1945" w:rsidRDefault="006E6FA5" w:rsidP="00627E9C">
            <w:pPr>
              <w:jc w:val="right"/>
              <w:rPr>
                <w:del w:id="318" w:author="ADRIANA JARDIM ARIAS PEREIRA" w:date="2022-10-19T19:12:00Z"/>
                <w:rFonts w:ascii="Calibri" w:eastAsia="Times New Roman" w:hAnsi="Calibri" w:cs="Calibri"/>
                <w:color w:val="000000"/>
                <w:lang w:eastAsia="pt-BR"/>
              </w:rPr>
            </w:pPr>
            <w:del w:id="319" w:author="ADRIANA JARDIM ARIAS PEREIRA" w:date="2022-10-19T19:12:00Z">
              <w:r w:rsidRPr="00E73554" w:rsidDel="00AB1945">
                <w:rPr>
                  <w:rFonts w:ascii="Calibri" w:eastAsia="Times New Roman" w:hAnsi="Calibri" w:cs="Calibri"/>
                  <w:color w:val="000000"/>
                  <w:lang w:eastAsia="pt-BR"/>
                </w:rPr>
                <w:delText>2530</w:delText>
              </w:r>
            </w:del>
          </w:p>
        </w:tc>
        <w:tc>
          <w:tcPr>
            <w:tcW w:w="0" w:type="auto"/>
            <w:noWrap/>
            <w:hideMark/>
          </w:tcPr>
          <w:p w14:paraId="5DB27988" w14:textId="1418C606" w:rsidR="006E6FA5" w:rsidRPr="00E73554" w:rsidDel="00AB1945" w:rsidRDefault="006E6FA5" w:rsidP="00627E9C">
            <w:pPr>
              <w:jc w:val="right"/>
              <w:rPr>
                <w:del w:id="320" w:author="ADRIANA JARDIM ARIAS PEREIRA" w:date="2022-10-19T19:12:00Z"/>
                <w:rFonts w:ascii="Calibri" w:eastAsia="Times New Roman" w:hAnsi="Calibri" w:cs="Calibri"/>
                <w:color w:val="000000"/>
                <w:lang w:eastAsia="pt-BR"/>
              </w:rPr>
            </w:pPr>
            <w:del w:id="321" w:author="ADRIANA JARDIM ARIAS PEREIRA" w:date="2022-10-19T19:12:00Z">
              <w:r w:rsidRPr="00E73554" w:rsidDel="00AB1945">
                <w:rPr>
                  <w:rFonts w:ascii="Calibri" w:eastAsia="Times New Roman" w:hAnsi="Calibri" w:cs="Calibri"/>
                  <w:color w:val="000000"/>
                  <w:lang w:eastAsia="pt-BR"/>
                </w:rPr>
                <w:delText>100%</w:delText>
              </w:r>
            </w:del>
          </w:p>
        </w:tc>
      </w:tr>
      <w:tr w:rsidR="00E73554" w:rsidRPr="004E2930" w:rsidDel="00AB1945" w14:paraId="038F7C8C" w14:textId="4A10F087" w:rsidTr="00E73554">
        <w:trPr>
          <w:trHeight w:val="292"/>
          <w:del w:id="322" w:author="ADRIANA JARDIM ARIAS PEREIRA" w:date="2022-10-19T19:12:00Z"/>
        </w:trPr>
        <w:tc>
          <w:tcPr>
            <w:tcW w:w="0" w:type="auto"/>
            <w:noWrap/>
            <w:hideMark/>
          </w:tcPr>
          <w:p w14:paraId="016926AA" w14:textId="320E49BF" w:rsidR="006E6FA5" w:rsidRPr="004E2930" w:rsidDel="00AB1945" w:rsidRDefault="006E6FA5" w:rsidP="00627E9C">
            <w:pPr>
              <w:ind w:firstLineChars="100" w:firstLine="220"/>
              <w:jc w:val="left"/>
              <w:rPr>
                <w:del w:id="323" w:author="ADRIANA JARDIM ARIAS PEREIRA" w:date="2022-10-19T19:12:00Z"/>
                <w:rFonts w:ascii="Calibri" w:eastAsia="Times New Roman" w:hAnsi="Calibri" w:cs="Calibri"/>
                <w:color w:val="000000"/>
                <w:lang w:eastAsia="pt-BR"/>
              </w:rPr>
            </w:pPr>
            <w:del w:id="324" w:author="ADRIANA JARDIM ARIAS PEREIRA" w:date="2022-10-19T19:12:00Z">
              <w:r w:rsidRPr="004E2930" w:rsidDel="00AB1945">
                <w:rPr>
                  <w:rFonts w:ascii="Calibri" w:eastAsia="Times New Roman" w:hAnsi="Calibri" w:cs="Calibri"/>
                  <w:color w:val="000000"/>
                  <w:lang w:eastAsia="pt-BR"/>
                </w:rPr>
                <w:delText>1 a 5 anos</w:delText>
              </w:r>
            </w:del>
          </w:p>
        </w:tc>
        <w:tc>
          <w:tcPr>
            <w:tcW w:w="0" w:type="auto"/>
            <w:noWrap/>
            <w:hideMark/>
          </w:tcPr>
          <w:p w14:paraId="39FCFF48" w14:textId="6EAF25F8" w:rsidR="006E6FA5" w:rsidRPr="004E2930" w:rsidDel="00AB1945" w:rsidRDefault="006E6FA5" w:rsidP="00627E9C">
            <w:pPr>
              <w:jc w:val="right"/>
              <w:rPr>
                <w:del w:id="325" w:author="ADRIANA JARDIM ARIAS PEREIRA" w:date="2022-10-19T19:12:00Z"/>
                <w:rFonts w:ascii="Calibri" w:eastAsia="Times New Roman" w:hAnsi="Calibri" w:cs="Calibri"/>
                <w:color w:val="000000"/>
                <w:lang w:eastAsia="pt-BR"/>
              </w:rPr>
            </w:pPr>
            <w:del w:id="326" w:author="ADRIANA JARDIM ARIAS PEREIRA" w:date="2022-10-19T19:12:00Z">
              <w:r w:rsidRPr="004E2930" w:rsidDel="00AB1945">
                <w:rPr>
                  <w:rFonts w:ascii="Calibri" w:eastAsia="Times New Roman" w:hAnsi="Calibri" w:cs="Calibri"/>
                  <w:color w:val="000000"/>
                  <w:lang w:eastAsia="pt-BR"/>
                </w:rPr>
                <w:delText>1392</w:delText>
              </w:r>
            </w:del>
          </w:p>
        </w:tc>
        <w:tc>
          <w:tcPr>
            <w:tcW w:w="0" w:type="auto"/>
            <w:noWrap/>
            <w:hideMark/>
          </w:tcPr>
          <w:p w14:paraId="39DA377D" w14:textId="3B29B4FC" w:rsidR="006E6FA5" w:rsidRPr="004E2930" w:rsidDel="00AB1945" w:rsidRDefault="006E6FA5" w:rsidP="00627E9C">
            <w:pPr>
              <w:jc w:val="right"/>
              <w:rPr>
                <w:del w:id="327" w:author="ADRIANA JARDIM ARIAS PEREIRA" w:date="2022-10-19T19:12:00Z"/>
                <w:rFonts w:ascii="Calibri" w:eastAsia="Times New Roman" w:hAnsi="Calibri" w:cs="Calibri"/>
                <w:color w:val="000000"/>
                <w:lang w:eastAsia="pt-BR"/>
              </w:rPr>
            </w:pPr>
            <w:del w:id="328" w:author="ADRIANA JARDIM ARIAS PEREIRA" w:date="2022-10-19T19:12:00Z">
              <w:r w:rsidRPr="004E2930" w:rsidDel="00AB1945">
                <w:rPr>
                  <w:rFonts w:ascii="Calibri" w:eastAsia="Times New Roman" w:hAnsi="Calibri" w:cs="Calibri"/>
                  <w:color w:val="000000"/>
                  <w:lang w:eastAsia="pt-BR"/>
                </w:rPr>
                <w:delText>55%</w:delText>
              </w:r>
            </w:del>
          </w:p>
        </w:tc>
      </w:tr>
      <w:tr w:rsidR="004E2930" w:rsidRPr="004E2930" w:rsidDel="00AB1945" w14:paraId="245590E7" w14:textId="1D08AF9D" w:rsidTr="004E2930">
        <w:trPr>
          <w:trHeight w:val="292"/>
          <w:del w:id="329" w:author="ADRIANA JARDIM ARIAS PEREIRA" w:date="2022-10-19T19:12:00Z"/>
        </w:trPr>
        <w:tc>
          <w:tcPr>
            <w:tcW w:w="0" w:type="auto"/>
            <w:noWrap/>
            <w:hideMark/>
          </w:tcPr>
          <w:p w14:paraId="32A9BAF0" w14:textId="172EA935" w:rsidR="006E6FA5" w:rsidRPr="004E2930" w:rsidDel="00AB1945" w:rsidRDefault="006E6FA5" w:rsidP="00627E9C">
            <w:pPr>
              <w:ind w:firstLineChars="100" w:firstLine="220"/>
              <w:jc w:val="left"/>
              <w:rPr>
                <w:del w:id="330" w:author="ADRIANA JARDIM ARIAS PEREIRA" w:date="2022-10-19T19:12:00Z"/>
                <w:rFonts w:ascii="Calibri" w:eastAsia="Times New Roman" w:hAnsi="Calibri" w:cs="Calibri"/>
                <w:color w:val="000000"/>
                <w:lang w:eastAsia="pt-BR"/>
              </w:rPr>
            </w:pPr>
            <w:del w:id="331" w:author="ADRIANA JARDIM ARIAS PEREIRA" w:date="2022-10-19T19:12:00Z">
              <w:r w:rsidRPr="004E2930" w:rsidDel="00AB1945">
                <w:rPr>
                  <w:rFonts w:ascii="Calibri" w:eastAsia="Times New Roman" w:hAnsi="Calibri" w:cs="Calibri"/>
                  <w:color w:val="000000"/>
                  <w:lang w:eastAsia="pt-BR"/>
                </w:rPr>
                <w:delText>10 a 20 anos</w:delText>
              </w:r>
            </w:del>
          </w:p>
        </w:tc>
        <w:tc>
          <w:tcPr>
            <w:tcW w:w="0" w:type="auto"/>
            <w:noWrap/>
            <w:hideMark/>
          </w:tcPr>
          <w:p w14:paraId="347545E1" w14:textId="4247FB80" w:rsidR="006E6FA5" w:rsidRPr="004E2930" w:rsidDel="00AB1945" w:rsidRDefault="006E6FA5" w:rsidP="00627E9C">
            <w:pPr>
              <w:jc w:val="right"/>
              <w:rPr>
                <w:del w:id="332" w:author="ADRIANA JARDIM ARIAS PEREIRA" w:date="2022-10-19T19:12:00Z"/>
                <w:rFonts w:ascii="Calibri" w:eastAsia="Times New Roman" w:hAnsi="Calibri" w:cs="Calibri"/>
                <w:color w:val="000000"/>
                <w:lang w:eastAsia="pt-BR"/>
              </w:rPr>
            </w:pPr>
            <w:del w:id="333" w:author="ADRIANA JARDIM ARIAS PEREIRA" w:date="2022-10-19T19:12:00Z">
              <w:r w:rsidRPr="004E2930" w:rsidDel="00AB1945">
                <w:rPr>
                  <w:rFonts w:ascii="Calibri" w:eastAsia="Times New Roman" w:hAnsi="Calibri" w:cs="Calibri"/>
                  <w:color w:val="000000"/>
                  <w:lang w:eastAsia="pt-BR"/>
                </w:rPr>
                <w:delText>158</w:delText>
              </w:r>
            </w:del>
          </w:p>
        </w:tc>
        <w:tc>
          <w:tcPr>
            <w:tcW w:w="0" w:type="auto"/>
            <w:noWrap/>
            <w:hideMark/>
          </w:tcPr>
          <w:p w14:paraId="1206A787" w14:textId="27D477E7" w:rsidR="006E6FA5" w:rsidRPr="004E2930" w:rsidDel="00AB1945" w:rsidRDefault="006E6FA5" w:rsidP="00627E9C">
            <w:pPr>
              <w:jc w:val="right"/>
              <w:rPr>
                <w:del w:id="334" w:author="ADRIANA JARDIM ARIAS PEREIRA" w:date="2022-10-19T19:12:00Z"/>
                <w:rFonts w:ascii="Calibri" w:eastAsia="Times New Roman" w:hAnsi="Calibri" w:cs="Calibri"/>
                <w:color w:val="000000"/>
                <w:lang w:eastAsia="pt-BR"/>
              </w:rPr>
            </w:pPr>
            <w:del w:id="335" w:author="ADRIANA JARDIM ARIAS PEREIRA" w:date="2022-10-19T19:12:00Z">
              <w:r w:rsidRPr="004E2930" w:rsidDel="00AB1945">
                <w:rPr>
                  <w:rFonts w:ascii="Calibri" w:eastAsia="Times New Roman" w:hAnsi="Calibri" w:cs="Calibri"/>
                  <w:color w:val="000000"/>
                  <w:lang w:eastAsia="pt-BR"/>
                </w:rPr>
                <w:delText>6%</w:delText>
              </w:r>
            </w:del>
          </w:p>
        </w:tc>
      </w:tr>
      <w:tr w:rsidR="00E73554" w:rsidRPr="004E2930" w:rsidDel="00AB1945" w14:paraId="2BDA7359" w14:textId="13DF2DEC" w:rsidTr="00E73554">
        <w:trPr>
          <w:trHeight w:val="292"/>
          <w:del w:id="336" w:author="ADRIANA JARDIM ARIAS PEREIRA" w:date="2022-10-19T19:12:00Z"/>
        </w:trPr>
        <w:tc>
          <w:tcPr>
            <w:tcW w:w="0" w:type="auto"/>
            <w:noWrap/>
            <w:hideMark/>
          </w:tcPr>
          <w:p w14:paraId="01A4C3DD" w14:textId="1ED2C1CA" w:rsidR="006E6FA5" w:rsidRPr="004E2930" w:rsidDel="00AB1945" w:rsidRDefault="006E6FA5" w:rsidP="00627E9C">
            <w:pPr>
              <w:ind w:firstLineChars="100" w:firstLine="220"/>
              <w:jc w:val="left"/>
              <w:rPr>
                <w:del w:id="337" w:author="ADRIANA JARDIM ARIAS PEREIRA" w:date="2022-10-19T19:12:00Z"/>
                <w:rFonts w:ascii="Calibri" w:eastAsia="Times New Roman" w:hAnsi="Calibri" w:cs="Calibri"/>
                <w:color w:val="000000"/>
                <w:lang w:eastAsia="pt-BR"/>
              </w:rPr>
            </w:pPr>
            <w:del w:id="338" w:author="ADRIANA JARDIM ARIAS PEREIRA" w:date="2022-10-19T19:12:00Z">
              <w:r w:rsidRPr="004E2930" w:rsidDel="00AB1945">
                <w:rPr>
                  <w:rFonts w:ascii="Calibri" w:eastAsia="Times New Roman" w:hAnsi="Calibri" w:cs="Calibri"/>
                  <w:color w:val="000000"/>
                  <w:lang w:eastAsia="pt-BR"/>
                </w:rPr>
                <w:delText>6 a 10 anos</w:delText>
              </w:r>
            </w:del>
          </w:p>
        </w:tc>
        <w:tc>
          <w:tcPr>
            <w:tcW w:w="0" w:type="auto"/>
            <w:noWrap/>
            <w:hideMark/>
          </w:tcPr>
          <w:p w14:paraId="28FAB5E0" w14:textId="2739D775" w:rsidR="006E6FA5" w:rsidRPr="004E2930" w:rsidDel="00AB1945" w:rsidRDefault="006E6FA5" w:rsidP="00627E9C">
            <w:pPr>
              <w:jc w:val="right"/>
              <w:rPr>
                <w:del w:id="339" w:author="ADRIANA JARDIM ARIAS PEREIRA" w:date="2022-10-19T19:12:00Z"/>
                <w:rFonts w:ascii="Calibri" w:eastAsia="Times New Roman" w:hAnsi="Calibri" w:cs="Calibri"/>
                <w:color w:val="000000"/>
                <w:lang w:eastAsia="pt-BR"/>
              </w:rPr>
            </w:pPr>
            <w:del w:id="340" w:author="ADRIANA JARDIM ARIAS PEREIRA" w:date="2022-10-19T19:12:00Z">
              <w:r w:rsidRPr="004E2930" w:rsidDel="00AB1945">
                <w:rPr>
                  <w:rFonts w:ascii="Calibri" w:eastAsia="Times New Roman" w:hAnsi="Calibri" w:cs="Calibri"/>
                  <w:color w:val="000000"/>
                  <w:lang w:eastAsia="pt-BR"/>
                </w:rPr>
                <w:delText>540</w:delText>
              </w:r>
            </w:del>
          </w:p>
        </w:tc>
        <w:tc>
          <w:tcPr>
            <w:tcW w:w="0" w:type="auto"/>
            <w:noWrap/>
            <w:hideMark/>
          </w:tcPr>
          <w:p w14:paraId="35201BE2" w14:textId="5B98E6E8" w:rsidR="006E6FA5" w:rsidRPr="004E2930" w:rsidDel="00AB1945" w:rsidRDefault="006E6FA5" w:rsidP="00627E9C">
            <w:pPr>
              <w:jc w:val="right"/>
              <w:rPr>
                <w:del w:id="341" w:author="ADRIANA JARDIM ARIAS PEREIRA" w:date="2022-10-19T19:12:00Z"/>
                <w:rFonts w:ascii="Calibri" w:eastAsia="Times New Roman" w:hAnsi="Calibri" w:cs="Calibri"/>
                <w:color w:val="000000"/>
                <w:lang w:eastAsia="pt-BR"/>
              </w:rPr>
            </w:pPr>
            <w:del w:id="342" w:author="ADRIANA JARDIM ARIAS PEREIRA" w:date="2022-10-19T19:12:00Z">
              <w:r w:rsidRPr="004E2930" w:rsidDel="00AB1945">
                <w:rPr>
                  <w:rFonts w:ascii="Calibri" w:eastAsia="Times New Roman" w:hAnsi="Calibri" w:cs="Calibri"/>
                  <w:color w:val="000000"/>
                  <w:lang w:eastAsia="pt-BR"/>
                </w:rPr>
                <w:delText>21%</w:delText>
              </w:r>
            </w:del>
          </w:p>
        </w:tc>
      </w:tr>
      <w:tr w:rsidR="004E2930" w:rsidRPr="004E2930" w:rsidDel="00AB1945" w14:paraId="035CE166" w14:textId="70756A78" w:rsidTr="004E2930">
        <w:trPr>
          <w:trHeight w:val="292"/>
          <w:del w:id="343" w:author="ADRIANA JARDIM ARIAS PEREIRA" w:date="2022-10-19T19:12:00Z"/>
        </w:trPr>
        <w:tc>
          <w:tcPr>
            <w:tcW w:w="0" w:type="auto"/>
            <w:noWrap/>
            <w:hideMark/>
          </w:tcPr>
          <w:p w14:paraId="7687EF0A" w14:textId="105C0198" w:rsidR="006E6FA5" w:rsidRPr="004E2930" w:rsidDel="00AB1945" w:rsidRDefault="006E6FA5" w:rsidP="00627E9C">
            <w:pPr>
              <w:ind w:firstLineChars="100" w:firstLine="220"/>
              <w:jc w:val="left"/>
              <w:rPr>
                <w:del w:id="344" w:author="ADRIANA JARDIM ARIAS PEREIRA" w:date="2022-10-19T19:12:00Z"/>
                <w:rFonts w:ascii="Calibri" w:eastAsia="Times New Roman" w:hAnsi="Calibri" w:cs="Calibri"/>
                <w:color w:val="000000"/>
                <w:lang w:eastAsia="pt-BR"/>
              </w:rPr>
            </w:pPr>
            <w:del w:id="345" w:author="ADRIANA JARDIM ARIAS PEREIRA" w:date="2022-10-19T19:12:00Z">
              <w:r w:rsidRPr="004E2930" w:rsidDel="00AB1945">
                <w:rPr>
                  <w:rFonts w:ascii="Calibri" w:eastAsia="Times New Roman" w:hAnsi="Calibri" w:cs="Calibri"/>
                  <w:color w:val="000000"/>
                  <w:lang w:eastAsia="pt-BR"/>
                </w:rPr>
                <w:delText>mais de 20 anos</w:delText>
              </w:r>
            </w:del>
          </w:p>
        </w:tc>
        <w:tc>
          <w:tcPr>
            <w:tcW w:w="0" w:type="auto"/>
            <w:noWrap/>
            <w:hideMark/>
          </w:tcPr>
          <w:p w14:paraId="57EA42B0" w14:textId="3EBEDDBC" w:rsidR="006E6FA5" w:rsidRPr="004E2930" w:rsidDel="00AB1945" w:rsidRDefault="006E6FA5" w:rsidP="00627E9C">
            <w:pPr>
              <w:jc w:val="right"/>
              <w:rPr>
                <w:del w:id="346" w:author="ADRIANA JARDIM ARIAS PEREIRA" w:date="2022-10-19T19:12:00Z"/>
                <w:rFonts w:ascii="Calibri" w:eastAsia="Times New Roman" w:hAnsi="Calibri" w:cs="Calibri"/>
                <w:color w:val="000000"/>
                <w:lang w:eastAsia="pt-BR"/>
              </w:rPr>
            </w:pPr>
            <w:del w:id="347" w:author="ADRIANA JARDIM ARIAS PEREIRA" w:date="2022-10-19T19:12:00Z">
              <w:r w:rsidRPr="004E2930" w:rsidDel="00AB1945">
                <w:rPr>
                  <w:rFonts w:ascii="Calibri" w:eastAsia="Times New Roman" w:hAnsi="Calibri" w:cs="Calibri"/>
                  <w:color w:val="000000"/>
                  <w:lang w:eastAsia="pt-BR"/>
                </w:rPr>
                <w:delText>54</w:delText>
              </w:r>
            </w:del>
          </w:p>
        </w:tc>
        <w:tc>
          <w:tcPr>
            <w:tcW w:w="0" w:type="auto"/>
            <w:noWrap/>
            <w:hideMark/>
          </w:tcPr>
          <w:p w14:paraId="510D3952" w14:textId="1DD0DB2F" w:rsidR="006E6FA5" w:rsidRPr="004E2930" w:rsidDel="00AB1945" w:rsidRDefault="006E6FA5" w:rsidP="00627E9C">
            <w:pPr>
              <w:jc w:val="right"/>
              <w:rPr>
                <w:del w:id="348" w:author="ADRIANA JARDIM ARIAS PEREIRA" w:date="2022-10-19T19:12:00Z"/>
                <w:rFonts w:ascii="Calibri" w:eastAsia="Times New Roman" w:hAnsi="Calibri" w:cs="Calibri"/>
                <w:color w:val="000000"/>
                <w:lang w:eastAsia="pt-BR"/>
              </w:rPr>
            </w:pPr>
            <w:del w:id="349" w:author="ADRIANA JARDIM ARIAS PEREIRA" w:date="2022-10-19T19:12:00Z">
              <w:r w:rsidRPr="004E2930" w:rsidDel="00AB1945">
                <w:rPr>
                  <w:rFonts w:ascii="Calibri" w:eastAsia="Times New Roman" w:hAnsi="Calibri" w:cs="Calibri"/>
                  <w:color w:val="000000"/>
                  <w:lang w:eastAsia="pt-BR"/>
                </w:rPr>
                <w:delText>2%</w:delText>
              </w:r>
            </w:del>
          </w:p>
        </w:tc>
      </w:tr>
      <w:tr w:rsidR="00E73554" w:rsidRPr="004E2930" w:rsidDel="00AB1945" w14:paraId="3E6C5F50" w14:textId="4FA0C94A" w:rsidTr="00E73554">
        <w:trPr>
          <w:trHeight w:val="292"/>
          <w:del w:id="350" w:author="ADRIANA JARDIM ARIAS PEREIRA" w:date="2022-10-19T19:12:00Z"/>
        </w:trPr>
        <w:tc>
          <w:tcPr>
            <w:tcW w:w="0" w:type="auto"/>
            <w:noWrap/>
            <w:hideMark/>
          </w:tcPr>
          <w:p w14:paraId="1D3FBB08" w14:textId="1F8E3361" w:rsidR="006E6FA5" w:rsidRPr="004E2930" w:rsidDel="00AB1945" w:rsidRDefault="006E6FA5" w:rsidP="00627E9C">
            <w:pPr>
              <w:ind w:firstLineChars="100" w:firstLine="220"/>
              <w:jc w:val="left"/>
              <w:rPr>
                <w:del w:id="351" w:author="ADRIANA JARDIM ARIAS PEREIRA" w:date="2022-10-19T19:12:00Z"/>
                <w:rFonts w:ascii="Calibri" w:eastAsia="Times New Roman" w:hAnsi="Calibri" w:cs="Calibri"/>
                <w:color w:val="000000"/>
                <w:lang w:eastAsia="pt-BR"/>
              </w:rPr>
            </w:pPr>
            <w:del w:id="352" w:author="ADRIANA JARDIM ARIAS PEREIRA" w:date="2022-10-19T19:12:00Z">
              <w:r w:rsidRPr="004E2930" w:rsidDel="00AB1945">
                <w:rPr>
                  <w:rFonts w:ascii="Calibri" w:eastAsia="Times New Roman" w:hAnsi="Calibri" w:cs="Calibri"/>
                  <w:color w:val="000000"/>
                  <w:lang w:eastAsia="pt-BR"/>
                </w:rPr>
                <w:delText>menos de 1 ano</w:delText>
              </w:r>
            </w:del>
          </w:p>
        </w:tc>
        <w:tc>
          <w:tcPr>
            <w:tcW w:w="0" w:type="auto"/>
            <w:noWrap/>
            <w:hideMark/>
          </w:tcPr>
          <w:p w14:paraId="30F6E57E" w14:textId="50F1163E" w:rsidR="006E6FA5" w:rsidRPr="004E2930" w:rsidDel="00AB1945" w:rsidRDefault="006E6FA5" w:rsidP="00627E9C">
            <w:pPr>
              <w:jc w:val="right"/>
              <w:rPr>
                <w:del w:id="353" w:author="ADRIANA JARDIM ARIAS PEREIRA" w:date="2022-10-19T19:12:00Z"/>
                <w:rFonts w:ascii="Calibri" w:eastAsia="Times New Roman" w:hAnsi="Calibri" w:cs="Calibri"/>
                <w:color w:val="000000"/>
                <w:lang w:eastAsia="pt-BR"/>
              </w:rPr>
            </w:pPr>
            <w:del w:id="354" w:author="ADRIANA JARDIM ARIAS PEREIRA" w:date="2022-10-19T19:12:00Z">
              <w:r w:rsidRPr="004E2930" w:rsidDel="00AB1945">
                <w:rPr>
                  <w:rFonts w:ascii="Calibri" w:eastAsia="Times New Roman" w:hAnsi="Calibri" w:cs="Calibri"/>
                  <w:color w:val="000000"/>
                  <w:lang w:eastAsia="pt-BR"/>
                </w:rPr>
                <w:delText>386</w:delText>
              </w:r>
            </w:del>
          </w:p>
        </w:tc>
        <w:tc>
          <w:tcPr>
            <w:tcW w:w="0" w:type="auto"/>
            <w:noWrap/>
            <w:hideMark/>
          </w:tcPr>
          <w:p w14:paraId="0ACEE679" w14:textId="31D4E6A3" w:rsidR="006E6FA5" w:rsidRPr="004E2930" w:rsidDel="00AB1945" w:rsidRDefault="006E6FA5" w:rsidP="00627E9C">
            <w:pPr>
              <w:jc w:val="right"/>
              <w:rPr>
                <w:del w:id="355" w:author="ADRIANA JARDIM ARIAS PEREIRA" w:date="2022-10-19T19:12:00Z"/>
                <w:rFonts w:ascii="Calibri" w:eastAsia="Times New Roman" w:hAnsi="Calibri" w:cs="Calibri"/>
                <w:color w:val="000000"/>
                <w:lang w:eastAsia="pt-BR"/>
              </w:rPr>
            </w:pPr>
            <w:del w:id="356" w:author="ADRIANA JARDIM ARIAS PEREIRA" w:date="2022-10-19T19:12:00Z">
              <w:r w:rsidRPr="004E2930" w:rsidDel="00AB1945">
                <w:rPr>
                  <w:rFonts w:ascii="Calibri" w:eastAsia="Times New Roman" w:hAnsi="Calibri" w:cs="Calibri"/>
                  <w:color w:val="000000"/>
                  <w:lang w:eastAsia="pt-BR"/>
                </w:rPr>
                <w:delText>15%</w:delText>
              </w:r>
            </w:del>
          </w:p>
        </w:tc>
      </w:tr>
      <w:tr w:rsidR="004E2930" w:rsidRPr="004E2930" w:rsidDel="00AB1945" w14:paraId="53A4E006" w14:textId="4043ECA1" w:rsidTr="004E2930">
        <w:trPr>
          <w:trHeight w:val="292"/>
          <w:del w:id="357" w:author="ADRIANA JARDIM ARIAS PEREIRA" w:date="2022-10-19T19:12:00Z"/>
        </w:trPr>
        <w:tc>
          <w:tcPr>
            <w:tcW w:w="0" w:type="auto"/>
            <w:noWrap/>
            <w:hideMark/>
          </w:tcPr>
          <w:p w14:paraId="5E91521C" w14:textId="32AA3A08" w:rsidR="006E6FA5" w:rsidRPr="00E73554" w:rsidDel="00AB1945" w:rsidRDefault="00A57BFD" w:rsidP="00627E9C">
            <w:pPr>
              <w:jc w:val="left"/>
              <w:rPr>
                <w:del w:id="358" w:author="ADRIANA JARDIM ARIAS PEREIRA" w:date="2022-10-19T19:12:00Z"/>
                <w:rFonts w:ascii="Calibri" w:eastAsia="Times New Roman" w:hAnsi="Calibri" w:cs="Calibri"/>
                <w:color w:val="000000"/>
                <w:lang w:eastAsia="pt-BR"/>
              </w:rPr>
            </w:pPr>
            <w:del w:id="359" w:author="ADRIANA JARDIM ARIAS PEREIRA" w:date="2022-10-19T19:12:00Z">
              <w:r w:rsidRPr="00E73554" w:rsidDel="00AB1945">
                <w:rPr>
                  <w:rFonts w:ascii="Calibri" w:eastAsia="Times New Roman" w:hAnsi="Calibri" w:cs="Calibri"/>
                  <w:color w:val="000000"/>
                  <w:lang w:eastAsia="pt-BR"/>
                </w:rPr>
                <w:delText>cargo_função</w:delText>
              </w:r>
            </w:del>
          </w:p>
        </w:tc>
        <w:tc>
          <w:tcPr>
            <w:tcW w:w="0" w:type="auto"/>
            <w:noWrap/>
            <w:hideMark/>
          </w:tcPr>
          <w:p w14:paraId="0807D20B" w14:textId="4076CC32" w:rsidR="006E6FA5" w:rsidRPr="00E73554" w:rsidDel="00AB1945" w:rsidRDefault="006E6FA5" w:rsidP="00627E9C">
            <w:pPr>
              <w:jc w:val="right"/>
              <w:rPr>
                <w:del w:id="360" w:author="ADRIANA JARDIM ARIAS PEREIRA" w:date="2022-10-19T19:12:00Z"/>
                <w:rFonts w:ascii="Calibri" w:eastAsia="Times New Roman" w:hAnsi="Calibri" w:cs="Calibri"/>
                <w:color w:val="000000"/>
                <w:lang w:eastAsia="pt-BR"/>
              </w:rPr>
            </w:pPr>
            <w:del w:id="361" w:author="ADRIANA JARDIM ARIAS PEREIRA" w:date="2022-10-19T19:12:00Z">
              <w:r w:rsidRPr="00E73554" w:rsidDel="00AB1945">
                <w:rPr>
                  <w:rFonts w:ascii="Calibri" w:eastAsia="Times New Roman" w:hAnsi="Calibri" w:cs="Calibri"/>
                  <w:color w:val="000000"/>
                  <w:lang w:eastAsia="pt-BR"/>
                </w:rPr>
                <w:delText>2530</w:delText>
              </w:r>
            </w:del>
          </w:p>
        </w:tc>
        <w:tc>
          <w:tcPr>
            <w:tcW w:w="0" w:type="auto"/>
            <w:noWrap/>
            <w:hideMark/>
          </w:tcPr>
          <w:p w14:paraId="2F11A99E" w14:textId="7C2F5E5C" w:rsidR="006E6FA5" w:rsidRPr="00E73554" w:rsidDel="00AB1945" w:rsidRDefault="006E6FA5" w:rsidP="00627E9C">
            <w:pPr>
              <w:jc w:val="right"/>
              <w:rPr>
                <w:del w:id="362" w:author="ADRIANA JARDIM ARIAS PEREIRA" w:date="2022-10-19T19:12:00Z"/>
                <w:rFonts w:ascii="Calibri" w:eastAsia="Times New Roman" w:hAnsi="Calibri" w:cs="Calibri"/>
                <w:color w:val="000000"/>
                <w:lang w:eastAsia="pt-BR"/>
              </w:rPr>
            </w:pPr>
            <w:del w:id="363" w:author="ADRIANA JARDIM ARIAS PEREIRA" w:date="2022-10-19T19:12:00Z">
              <w:r w:rsidRPr="00E73554" w:rsidDel="00AB1945">
                <w:rPr>
                  <w:rFonts w:ascii="Calibri" w:eastAsia="Times New Roman" w:hAnsi="Calibri" w:cs="Calibri"/>
                  <w:color w:val="000000"/>
                  <w:lang w:eastAsia="pt-BR"/>
                </w:rPr>
                <w:delText>100%</w:delText>
              </w:r>
            </w:del>
          </w:p>
        </w:tc>
      </w:tr>
      <w:tr w:rsidR="00E73554" w:rsidRPr="004E2930" w:rsidDel="00AB1945" w14:paraId="6AC25618" w14:textId="4716F0E9" w:rsidTr="00E73554">
        <w:trPr>
          <w:trHeight w:val="292"/>
          <w:del w:id="364" w:author="ADRIANA JARDIM ARIAS PEREIRA" w:date="2022-10-19T19:12:00Z"/>
        </w:trPr>
        <w:tc>
          <w:tcPr>
            <w:tcW w:w="0" w:type="auto"/>
            <w:noWrap/>
            <w:hideMark/>
          </w:tcPr>
          <w:p w14:paraId="773326E9" w14:textId="207725BF" w:rsidR="006E6FA5" w:rsidRPr="004E2930" w:rsidDel="00AB1945" w:rsidRDefault="006E6FA5" w:rsidP="00627E9C">
            <w:pPr>
              <w:ind w:firstLineChars="100" w:firstLine="220"/>
              <w:jc w:val="left"/>
              <w:rPr>
                <w:del w:id="365" w:author="ADRIANA JARDIM ARIAS PEREIRA" w:date="2022-10-19T19:12:00Z"/>
                <w:rFonts w:ascii="Calibri" w:eastAsia="Times New Roman" w:hAnsi="Calibri" w:cs="Calibri"/>
                <w:color w:val="000000"/>
                <w:lang w:eastAsia="pt-BR"/>
              </w:rPr>
            </w:pPr>
            <w:del w:id="366" w:author="ADRIANA JARDIM ARIAS PEREIRA" w:date="2022-10-19T19:12:00Z">
              <w:r w:rsidRPr="004E2930" w:rsidDel="00AB1945">
                <w:rPr>
                  <w:rFonts w:ascii="Calibri" w:eastAsia="Times New Roman" w:hAnsi="Calibri" w:cs="Calibri"/>
                  <w:color w:val="000000"/>
                  <w:lang w:eastAsia="pt-BR"/>
                </w:rPr>
                <w:delText>Arquitetura e Engenharia</w:delText>
              </w:r>
            </w:del>
          </w:p>
        </w:tc>
        <w:tc>
          <w:tcPr>
            <w:tcW w:w="0" w:type="auto"/>
            <w:noWrap/>
            <w:hideMark/>
          </w:tcPr>
          <w:p w14:paraId="0068A598" w14:textId="2B5EF9C4" w:rsidR="006E6FA5" w:rsidRPr="004E2930" w:rsidDel="00AB1945" w:rsidRDefault="006E6FA5" w:rsidP="00627E9C">
            <w:pPr>
              <w:jc w:val="right"/>
              <w:rPr>
                <w:del w:id="367" w:author="ADRIANA JARDIM ARIAS PEREIRA" w:date="2022-10-19T19:12:00Z"/>
                <w:rFonts w:ascii="Calibri" w:eastAsia="Times New Roman" w:hAnsi="Calibri" w:cs="Calibri"/>
                <w:color w:val="000000"/>
                <w:lang w:eastAsia="pt-BR"/>
              </w:rPr>
            </w:pPr>
            <w:del w:id="368" w:author="ADRIANA JARDIM ARIAS PEREIRA" w:date="2022-10-19T19:12:00Z">
              <w:r w:rsidRPr="004E2930" w:rsidDel="00AB1945">
                <w:rPr>
                  <w:rFonts w:ascii="Calibri" w:eastAsia="Times New Roman" w:hAnsi="Calibri" w:cs="Calibri"/>
                  <w:color w:val="000000"/>
                  <w:lang w:eastAsia="pt-BR"/>
                </w:rPr>
                <w:delText>127</w:delText>
              </w:r>
            </w:del>
          </w:p>
        </w:tc>
        <w:tc>
          <w:tcPr>
            <w:tcW w:w="0" w:type="auto"/>
            <w:noWrap/>
            <w:hideMark/>
          </w:tcPr>
          <w:p w14:paraId="49A56FE4" w14:textId="306FAB9A" w:rsidR="006E6FA5" w:rsidRPr="004E2930" w:rsidDel="00AB1945" w:rsidRDefault="006E6FA5" w:rsidP="00627E9C">
            <w:pPr>
              <w:jc w:val="right"/>
              <w:rPr>
                <w:del w:id="369" w:author="ADRIANA JARDIM ARIAS PEREIRA" w:date="2022-10-19T19:12:00Z"/>
                <w:rFonts w:ascii="Calibri" w:eastAsia="Times New Roman" w:hAnsi="Calibri" w:cs="Calibri"/>
                <w:color w:val="000000"/>
                <w:lang w:eastAsia="pt-BR"/>
              </w:rPr>
            </w:pPr>
            <w:del w:id="370" w:author="ADRIANA JARDIM ARIAS PEREIRA" w:date="2022-10-19T19:12:00Z">
              <w:r w:rsidRPr="004E2930" w:rsidDel="00AB1945">
                <w:rPr>
                  <w:rFonts w:ascii="Calibri" w:eastAsia="Times New Roman" w:hAnsi="Calibri" w:cs="Calibri"/>
                  <w:color w:val="000000"/>
                  <w:lang w:eastAsia="pt-BR"/>
                </w:rPr>
                <w:delText>5%</w:delText>
              </w:r>
            </w:del>
          </w:p>
        </w:tc>
      </w:tr>
      <w:tr w:rsidR="004E2930" w:rsidRPr="004E2930" w:rsidDel="00AB1945" w14:paraId="3B2E2A7C" w14:textId="4E7EF980" w:rsidTr="004E2930">
        <w:trPr>
          <w:trHeight w:val="292"/>
          <w:del w:id="371" w:author="ADRIANA JARDIM ARIAS PEREIRA" w:date="2022-10-19T19:12:00Z"/>
        </w:trPr>
        <w:tc>
          <w:tcPr>
            <w:tcW w:w="0" w:type="auto"/>
            <w:noWrap/>
            <w:hideMark/>
          </w:tcPr>
          <w:p w14:paraId="3C6DBDE5" w14:textId="64031C5D" w:rsidR="006E6FA5" w:rsidRPr="004E2930" w:rsidDel="00AB1945" w:rsidRDefault="006E6FA5" w:rsidP="00627E9C">
            <w:pPr>
              <w:ind w:firstLineChars="100" w:firstLine="220"/>
              <w:jc w:val="left"/>
              <w:rPr>
                <w:del w:id="372" w:author="ADRIANA JARDIM ARIAS PEREIRA" w:date="2022-10-19T19:12:00Z"/>
                <w:rFonts w:ascii="Calibri" w:eastAsia="Times New Roman" w:hAnsi="Calibri" w:cs="Calibri"/>
                <w:color w:val="000000"/>
                <w:lang w:eastAsia="pt-BR"/>
              </w:rPr>
            </w:pPr>
            <w:del w:id="373" w:author="ADRIANA JARDIM ARIAS PEREIRA" w:date="2022-10-19T19:12:00Z">
              <w:r w:rsidRPr="004E2930" w:rsidDel="00AB1945">
                <w:rPr>
                  <w:rFonts w:ascii="Calibri" w:eastAsia="Times New Roman" w:hAnsi="Calibri" w:cs="Calibri"/>
                  <w:color w:val="000000"/>
                  <w:lang w:eastAsia="pt-BR"/>
                </w:rPr>
                <w:delText>Limpeza e Manutenção de edifícios e terrenos</w:delText>
              </w:r>
            </w:del>
          </w:p>
        </w:tc>
        <w:tc>
          <w:tcPr>
            <w:tcW w:w="0" w:type="auto"/>
            <w:noWrap/>
            <w:hideMark/>
          </w:tcPr>
          <w:p w14:paraId="591AD89A" w14:textId="2431A888" w:rsidR="006E6FA5" w:rsidRPr="004E2930" w:rsidDel="00AB1945" w:rsidRDefault="006E6FA5" w:rsidP="00627E9C">
            <w:pPr>
              <w:jc w:val="right"/>
              <w:rPr>
                <w:del w:id="374" w:author="ADRIANA JARDIM ARIAS PEREIRA" w:date="2022-10-19T19:12:00Z"/>
                <w:rFonts w:ascii="Calibri" w:eastAsia="Times New Roman" w:hAnsi="Calibri" w:cs="Calibri"/>
                <w:color w:val="000000"/>
                <w:lang w:eastAsia="pt-BR"/>
              </w:rPr>
            </w:pPr>
            <w:del w:id="375" w:author="ADRIANA JARDIM ARIAS PEREIRA" w:date="2022-10-19T19:12:00Z">
              <w:r w:rsidRPr="004E2930" w:rsidDel="00AB1945">
                <w:rPr>
                  <w:rFonts w:ascii="Calibri" w:eastAsia="Times New Roman" w:hAnsi="Calibri" w:cs="Calibri"/>
                  <w:color w:val="000000"/>
                  <w:lang w:eastAsia="pt-BR"/>
                </w:rPr>
                <w:delText>20</w:delText>
              </w:r>
            </w:del>
          </w:p>
        </w:tc>
        <w:tc>
          <w:tcPr>
            <w:tcW w:w="0" w:type="auto"/>
            <w:noWrap/>
            <w:hideMark/>
          </w:tcPr>
          <w:p w14:paraId="75F460B0" w14:textId="4DBC5E6A" w:rsidR="006E6FA5" w:rsidRPr="004E2930" w:rsidDel="00AB1945" w:rsidRDefault="006E6FA5" w:rsidP="00627E9C">
            <w:pPr>
              <w:jc w:val="right"/>
              <w:rPr>
                <w:del w:id="376" w:author="ADRIANA JARDIM ARIAS PEREIRA" w:date="2022-10-19T19:12:00Z"/>
                <w:rFonts w:ascii="Calibri" w:eastAsia="Times New Roman" w:hAnsi="Calibri" w:cs="Calibri"/>
                <w:color w:val="000000"/>
                <w:lang w:eastAsia="pt-BR"/>
              </w:rPr>
            </w:pPr>
            <w:del w:id="377" w:author="ADRIANA JARDIM ARIAS PEREIRA" w:date="2022-10-19T19:12:00Z">
              <w:r w:rsidRPr="004E2930" w:rsidDel="00AB1945">
                <w:rPr>
                  <w:rFonts w:ascii="Calibri" w:eastAsia="Times New Roman" w:hAnsi="Calibri" w:cs="Calibri"/>
                  <w:color w:val="000000"/>
                  <w:lang w:eastAsia="pt-BR"/>
                </w:rPr>
                <w:delText>1%</w:delText>
              </w:r>
            </w:del>
          </w:p>
        </w:tc>
      </w:tr>
      <w:tr w:rsidR="00E73554" w:rsidRPr="004E2930" w:rsidDel="00AB1945" w14:paraId="0E706699" w14:textId="06DF9DB0" w:rsidTr="00E73554">
        <w:trPr>
          <w:trHeight w:val="292"/>
          <w:del w:id="378" w:author="ADRIANA JARDIM ARIAS PEREIRA" w:date="2022-10-19T19:12:00Z"/>
        </w:trPr>
        <w:tc>
          <w:tcPr>
            <w:tcW w:w="0" w:type="auto"/>
            <w:noWrap/>
            <w:hideMark/>
          </w:tcPr>
          <w:p w14:paraId="7520BC46" w14:textId="5CF4C9F7" w:rsidR="006E6FA5" w:rsidRPr="004E2930" w:rsidDel="00AB1945" w:rsidRDefault="006E6FA5" w:rsidP="00627E9C">
            <w:pPr>
              <w:ind w:firstLineChars="100" w:firstLine="220"/>
              <w:jc w:val="left"/>
              <w:rPr>
                <w:del w:id="379" w:author="ADRIANA JARDIM ARIAS PEREIRA" w:date="2022-10-19T19:12:00Z"/>
                <w:rFonts w:ascii="Calibri" w:eastAsia="Times New Roman" w:hAnsi="Calibri" w:cs="Calibri"/>
                <w:color w:val="000000"/>
                <w:lang w:eastAsia="pt-BR"/>
              </w:rPr>
            </w:pPr>
            <w:del w:id="380" w:author="ADRIANA JARDIM ARIAS PEREIRA" w:date="2022-10-19T19:12:00Z">
              <w:r w:rsidRPr="004E2930" w:rsidDel="00AB1945">
                <w:rPr>
                  <w:rFonts w:ascii="Calibri" w:eastAsia="Times New Roman" w:hAnsi="Calibri" w:cs="Calibri"/>
                  <w:color w:val="000000"/>
                  <w:lang w:eastAsia="pt-BR"/>
                </w:rPr>
                <w:delText>Negócios e Operações Financeiras</w:delText>
              </w:r>
            </w:del>
          </w:p>
        </w:tc>
        <w:tc>
          <w:tcPr>
            <w:tcW w:w="0" w:type="auto"/>
            <w:noWrap/>
            <w:hideMark/>
          </w:tcPr>
          <w:p w14:paraId="03E3B27C" w14:textId="12C69D1F" w:rsidR="006E6FA5" w:rsidRPr="004E2930" w:rsidDel="00AB1945" w:rsidRDefault="006E6FA5" w:rsidP="00627E9C">
            <w:pPr>
              <w:jc w:val="right"/>
              <w:rPr>
                <w:del w:id="381" w:author="ADRIANA JARDIM ARIAS PEREIRA" w:date="2022-10-19T19:12:00Z"/>
                <w:rFonts w:ascii="Calibri" w:eastAsia="Times New Roman" w:hAnsi="Calibri" w:cs="Calibri"/>
                <w:color w:val="000000"/>
                <w:lang w:eastAsia="pt-BR"/>
              </w:rPr>
            </w:pPr>
            <w:del w:id="382" w:author="ADRIANA JARDIM ARIAS PEREIRA" w:date="2022-10-19T19:12:00Z">
              <w:r w:rsidRPr="004E2930" w:rsidDel="00AB1945">
                <w:rPr>
                  <w:rFonts w:ascii="Calibri" w:eastAsia="Times New Roman" w:hAnsi="Calibri" w:cs="Calibri"/>
                  <w:color w:val="000000"/>
                  <w:lang w:eastAsia="pt-BR"/>
                </w:rPr>
                <w:delText>59</w:delText>
              </w:r>
            </w:del>
          </w:p>
        </w:tc>
        <w:tc>
          <w:tcPr>
            <w:tcW w:w="0" w:type="auto"/>
            <w:noWrap/>
            <w:hideMark/>
          </w:tcPr>
          <w:p w14:paraId="5142E5A2" w14:textId="09010313" w:rsidR="006E6FA5" w:rsidRPr="004E2930" w:rsidDel="00AB1945" w:rsidRDefault="006E6FA5" w:rsidP="00627E9C">
            <w:pPr>
              <w:jc w:val="right"/>
              <w:rPr>
                <w:del w:id="383" w:author="ADRIANA JARDIM ARIAS PEREIRA" w:date="2022-10-19T19:12:00Z"/>
                <w:rFonts w:ascii="Calibri" w:eastAsia="Times New Roman" w:hAnsi="Calibri" w:cs="Calibri"/>
                <w:color w:val="000000"/>
                <w:lang w:eastAsia="pt-BR"/>
              </w:rPr>
            </w:pPr>
            <w:del w:id="384" w:author="ADRIANA JARDIM ARIAS PEREIRA" w:date="2022-10-19T19:12:00Z">
              <w:r w:rsidRPr="004E2930" w:rsidDel="00AB1945">
                <w:rPr>
                  <w:rFonts w:ascii="Calibri" w:eastAsia="Times New Roman" w:hAnsi="Calibri" w:cs="Calibri"/>
                  <w:color w:val="000000"/>
                  <w:lang w:eastAsia="pt-BR"/>
                </w:rPr>
                <w:delText>2%</w:delText>
              </w:r>
            </w:del>
          </w:p>
        </w:tc>
      </w:tr>
      <w:tr w:rsidR="004E2930" w:rsidRPr="004E2930" w:rsidDel="00AB1945" w14:paraId="7ACFEF26" w14:textId="5E91ECF2" w:rsidTr="004E2930">
        <w:trPr>
          <w:trHeight w:val="292"/>
          <w:del w:id="385" w:author="ADRIANA JARDIM ARIAS PEREIRA" w:date="2022-10-19T19:12:00Z"/>
        </w:trPr>
        <w:tc>
          <w:tcPr>
            <w:tcW w:w="0" w:type="auto"/>
            <w:noWrap/>
            <w:hideMark/>
          </w:tcPr>
          <w:p w14:paraId="091CC0E5" w14:textId="64820157" w:rsidR="006E6FA5" w:rsidRPr="004E2930" w:rsidDel="00AB1945" w:rsidRDefault="006E6FA5" w:rsidP="00627E9C">
            <w:pPr>
              <w:ind w:firstLineChars="100" w:firstLine="220"/>
              <w:jc w:val="left"/>
              <w:rPr>
                <w:del w:id="386" w:author="ADRIANA JARDIM ARIAS PEREIRA" w:date="2022-10-19T19:12:00Z"/>
                <w:rFonts w:ascii="Calibri" w:eastAsia="Times New Roman" w:hAnsi="Calibri" w:cs="Calibri"/>
                <w:color w:val="000000"/>
                <w:lang w:eastAsia="pt-BR"/>
              </w:rPr>
            </w:pPr>
            <w:del w:id="387" w:author="ADRIANA JARDIM ARIAS PEREIRA" w:date="2022-10-19T19:12:00Z">
              <w:r w:rsidRPr="004E2930" w:rsidDel="00AB1945">
                <w:rPr>
                  <w:rFonts w:ascii="Calibri" w:eastAsia="Times New Roman" w:hAnsi="Calibri" w:cs="Calibri"/>
                  <w:color w:val="000000"/>
                  <w:lang w:eastAsia="pt-BR"/>
                </w:rPr>
                <w:delText>Informática e Matemática</w:delText>
              </w:r>
            </w:del>
          </w:p>
        </w:tc>
        <w:tc>
          <w:tcPr>
            <w:tcW w:w="0" w:type="auto"/>
            <w:noWrap/>
            <w:hideMark/>
          </w:tcPr>
          <w:p w14:paraId="2F20C558" w14:textId="7484C7D8" w:rsidR="006E6FA5" w:rsidRPr="004E2930" w:rsidDel="00AB1945" w:rsidRDefault="006E6FA5" w:rsidP="00627E9C">
            <w:pPr>
              <w:jc w:val="right"/>
              <w:rPr>
                <w:del w:id="388" w:author="ADRIANA JARDIM ARIAS PEREIRA" w:date="2022-10-19T19:12:00Z"/>
                <w:rFonts w:ascii="Calibri" w:eastAsia="Times New Roman" w:hAnsi="Calibri" w:cs="Calibri"/>
                <w:color w:val="000000"/>
                <w:lang w:eastAsia="pt-BR"/>
              </w:rPr>
            </w:pPr>
            <w:del w:id="389" w:author="ADRIANA JARDIM ARIAS PEREIRA" w:date="2022-10-19T19:12:00Z">
              <w:r w:rsidRPr="004E2930" w:rsidDel="00AB1945">
                <w:rPr>
                  <w:rFonts w:ascii="Calibri" w:eastAsia="Times New Roman" w:hAnsi="Calibri" w:cs="Calibri"/>
                  <w:color w:val="000000"/>
                  <w:lang w:eastAsia="pt-BR"/>
                </w:rPr>
                <w:delText>68</w:delText>
              </w:r>
            </w:del>
          </w:p>
        </w:tc>
        <w:tc>
          <w:tcPr>
            <w:tcW w:w="0" w:type="auto"/>
            <w:noWrap/>
            <w:hideMark/>
          </w:tcPr>
          <w:p w14:paraId="173F84A2" w14:textId="2FA4C121" w:rsidR="006E6FA5" w:rsidRPr="004E2930" w:rsidDel="00AB1945" w:rsidRDefault="006E6FA5" w:rsidP="00627E9C">
            <w:pPr>
              <w:jc w:val="right"/>
              <w:rPr>
                <w:del w:id="390" w:author="ADRIANA JARDIM ARIAS PEREIRA" w:date="2022-10-19T19:12:00Z"/>
                <w:rFonts w:ascii="Calibri" w:eastAsia="Times New Roman" w:hAnsi="Calibri" w:cs="Calibri"/>
                <w:color w:val="000000"/>
                <w:lang w:eastAsia="pt-BR"/>
              </w:rPr>
            </w:pPr>
            <w:del w:id="391" w:author="ADRIANA JARDIM ARIAS PEREIRA" w:date="2022-10-19T19:12:00Z">
              <w:r w:rsidRPr="004E2930" w:rsidDel="00AB1945">
                <w:rPr>
                  <w:rFonts w:ascii="Calibri" w:eastAsia="Times New Roman" w:hAnsi="Calibri" w:cs="Calibri"/>
                  <w:color w:val="000000"/>
                  <w:lang w:eastAsia="pt-BR"/>
                </w:rPr>
                <w:delText>3%</w:delText>
              </w:r>
            </w:del>
          </w:p>
        </w:tc>
      </w:tr>
      <w:tr w:rsidR="00E73554" w:rsidRPr="004E2930" w:rsidDel="00AB1945" w14:paraId="18A9583A" w14:textId="211FD992" w:rsidTr="00E73554">
        <w:trPr>
          <w:trHeight w:val="292"/>
          <w:del w:id="392" w:author="ADRIANA JARDIM ARIAS PEREIRA" w:date="2022-10-19T19:12:00Z"/>
        </w:trPr>
        <w:tc>
          <w:tcPr>
            <w:tcW w:w="0" w:type="auto"/>
            <w:noWrap/>
            <w:hideMark/>
          </w:tcPr>
          <w:p w14:paraId="16167CC5" w14:textId="5A959F50" w:rsidR="006E6FA5" w:rsidRPr="004E2930" w:rsidDel="00AB1945" w:rsidRDefault="006E6FA5" w:rsidP="00627E9C">
            <w:pPr>
              <w:ind w:firstLineChars="100" w:firstLine="220"/>
              <w:jc w:val="left"/>
              <w:rPr>
                <w:del w:id="393" w:author="ADRIANA JARDIM ARIAS PEREIRA" w:date="2022-10-19T19:12:00Z"/>
                <w:rFonts w:ascii="Calibri" w:eastAsia="Times New Roman" w:hAnsi="Calibri" w:cs="Calibri"/>
                <w:color w:val="000000"/>
                <w:lang w:eastAsia="pt-BR"/>
              </w:rPr>
            </w:pPr>
            <w:del w:id="394" w:author="ADRIANA JARDIM ARIAS PEREIRA" w:date="2022-10-19T19:12:00Z">
              <w:r w:rsidRPr="004E2930" w:rsidDel="00AB1945">
                <w:rPr>
                  <w:rFonts w:ascii="Calibri" w:eastAsia="Times New Roman" w:hAnsi="Calibri" w:cs="Calibri"/>
                  <w:color w:val="000000"/>
                  <w:lang w:eastAsia="pt-BR"/>
                </w:rPr>
                <w:delText>Serviço Comunitário e Social</w:delText>
              </w:r>
            </w:del>
          </w:p>
        </w:tc>
        <w:tc>
          <w:tcPr>
            <w:tcW w:w="0" w:type="auto"/>
            <w:noWrap/>
            <w:hideMark/>
          </w:tcPr>
          <w:p w14:paraId="77BD3DB2" w14:textId="5B2EF512" w:rsidR="006E6FA5" w:rsidRPr="004E2930" w:rsidDel="00AB1945" w:rsidRDefault="006E6FA5" w:rsidP="00627E9C">
            <w:pPr>
              <w:jc w:val="right"/>
              <w:rPr>
                <w:del w:id="395" w:author="ADRIANA JARDIM ARIAS PEREIRA" w:date="2022-10-19T19:12:00Z"/>
                <w:rFonts w:ascii="Calibri" w:eastAsia="Times New Roman" w:hAnsi="Calibri" w:cs="Calibri"/>
                <w:color w:val="000000"/>
                <w:lang w:eastAsia="pt-BR"/>
              </w:rPr>
            </w:pPr>
            <w:del w:id="396" w:author="ADRIANA JARDIM ARIAS PEREIRA" w:date="2022-10-19T19:12:00Z">
              <w:r w:rsidRPr="004E2930" w:rsidDel="00AB1945">
                <w:rPr>
                  <w:rFonts w:ascii="Calibri" w:eastAsia="Times New Roman" w:hAnsi="Calibri" w:cs="Calibri"/>
                  <w:color w:val="000000"/>
                  <w:lang w:eastAsia="pt-BR"/>
                </w:rPr>
                <w:delText>15</w:delText>
              </w:r>
            </w:del>
          </w:p>
        </w:tc>
        <w:tc>
          <w:tcPr>
            <w:tcW w:w="0" w:type="auto"/>
            <w:noWrap/>
            <w:hideMark/>
          </w:tcPr>
          <w:p w14:paraId="31F4D558" w14:textId="4CD84D72" w:rsidR="006E6FA5" w:rsidRPr="004E2930" w:rsidDel="00AB1945" w:rsidRDefault="006E6FA5" w:rsidP="00627E9C">
            <w:pPr>
              <w:jc w:val="right"/>
              <w:rPr>
                <w:del w:id="397" w:author="ADRIANA JARDIM ARIAS PEREIRA" w:date="2022-10-19T19:12:00Z"/>
                <w:rFonts w:ascii="Calibri" w:eastAsia="Times New Roman" w:hAnsi="Calibri" w:cs="Calibri"/>
                <w:color w:val="000000"/>
                <w:lang w:eastAsia="pt-BR"/>
              </w:rPr>
            </w:pPr>
            <w:del w:id="398" w:author="ADRIANA JARDIM ARIAS PEREIRA" w:date="2022-10-19T19:12:00Z">
              <w:r w:rsidRPr="004E2930" w:rsidDel="00AB1945">
                <w:rPr>
                  <w:rFonts w:ascii="Calibri" w:eastAsia="Times New Roman" w:hAnsi="Calibri" w:cs="Calibri"/>
                  <w:color w:val="000000"/>
                  <w:lang w:eastAsia="pt-BR"/>
                </w:rPr>
                <w:delText>1%</w:delText>
              </w:r>
            </w:del>
          </w:p>
        </w:tc>
      </w:tr>
      <w:tr w:rsidR="004E2930" w:rsidRPr="004E2930" w:rsidDel="00AB1945" w14:paraId="2A2D272F" w14:textId="7BB9E4CE" w:rsidTr="004E2930">
        <w:trPr>
          <w:trHeight w:val="292"/>
          <w:del w:id="399" w:author="ADRIANA JARDIM ARIAS PEREIRA" w:date="2022-10-19T19:12:00Z"/>
        </w:trPr>
        <w:tc>
          <w:tcPr>
            <w:tcW w:w="0" w:type="auto"/>
            <w:noWrap/>
            <w:hideMark/>
          </w:tcPr>
          <w:p w14:paraId="33AA78F2" w14:textId="05EFD258" w:rsidR="006E6FA5" w:rsidRPr="004E2930" w:rsidDel="00AB1945" w:rsidRDefault="006E6FA5" w:rsidP="00627E9C">
            <w:pPr>
              <w:ind w:firstLineChars="100" w:firstLine="220"/>
              <w:jc w:val="left"/>
              <w:rPr>
                <w:del w:id="400" w:author="ADRIANA JARDIM ARIAS PEREIRA" w:date="2022-10-19T19:12:00Z"/>
                <w:rFonts w:ascii="Calibri" w:eastAsia="Times New Roman" w:hAnsi="Calibri" w:cs="Calibri"/>
                <w:color w:val="000000"/>
                <w:lang w:eastAsia="pt-BR"/>
              </w:rPr>
            </w:pPr>
            <w:del w:id="401" w:author="ADRIANA JARDIM ARIAS PEREIRA" w:date="2022-10-19T19:12:00Z">
              <w:r w:rsidRPr="004E2930" w:rsidDel="00AB1945">
                <w:rPr>
                  <w:rFonts w:ascii="Calibri" w:eastAsia="Times New Roman" w:hAnsi="Calibri" w:cs="Calibri"/>
                  <w:color w:val="000000"/>
                  <w:lang w:eastAsia="pt-BR"/>
                </w:rPr>
                <w:delText>Preparação de alimentos e serviços relacionados</w:delText>
              </w:r>
            </w:del>
          </w:p>
        </w:tc>
        <w:tc>
          <w:tcPr>
            <w:tcW w:w="0" w:type="auto"/>
            <w:noWrap/>
            <w:hideMark/>
          </w:tcPr>
          <w:p w14:paraId="2DEEA785" w14:textId="2F4E2E71" w:rsidR="006E6FA5" w:rsidRPr="004E2930" w:rsidDel="00AB1945" w:rsidRDefault="006E6FA5" w:rsidP="00627E9C">
            <w:pPr>
              <w:jc w:val="right"/>
              <w:rPr>
                <w:del w:id="402" w:author="ADRIANA JARDIM ARIAS PEREIRA" w:date="2022-10-19T19:12:00Z"/>
                <w:rFonts w:ascii="Calibri" w:eastAsia="Times New Roman" w:hAnsi="Calibri" w:cs="Calibri"/>
                <w:color w:val="000000"/>
                <w:lang w:eastAsia="pt-BR"/>
              </w:rPr>
            </w:pPr>
            <w:del w:id="403" w:author="ADRIANA JARDIM ARIAS PEREIRA" w:date="2022-10-19T19:12:00Z">
              <w:r w:rsidRPr="004E2930" w:rsidDel="00AB1945">
                <w:rPr>
                  <w:rFonts w:ascii="Calibri" w:eastAsia="Times New Roman" w:hAnsi="Calibri" w:cs="Calibri"/>
                  <w:color w:val="000000"/>
                  <w:lang w:eastAsia="pt-BR"/>
                </w:rPr>
                <w:delText>23</w:delText>
              </w:r>
            </w:del>
          </w:p>
        </w:tc>
        <w:tc>
          <w:tcPr>
            <w:tcW w:w="0" w:type="auto"/>
            <w:noWrap/>
            <w:hideMark/>
          </w:tcPr>
          <w:p w14:paraId="379D575C" w14:textId="0E876853" w:rsidR="006E6FA5" w:rsidRPr="004E2930" w:rsidDel="00AB1945" w:rsidRDefault="006E6FA5" w:rsidP="00627E9C">
            <w:pPr>
              <w:jc w:val="right"/>
              <w:rPr>
                <w:del w:id="404" w:author="ADRIANA JARDIM ARIAS PEREIRA" w:date="2022-10-19T19:12:00Z"/>
                <w:rFonts w:ascii="Calibri" w:eastAsia="Times New Roman" w:hAnsi="Calibri" w:cs="Calibri"/>
                <w:color w:val="000000"/>
                <w:lang w:eastAsia="pt-BR"/>
              </w:rPr>
            </w:pPr>
            <w:del w:id="405" w:author="ADRIANA JARDIM ARIAS PEREIRA" w:date="2022-10-19T19:12:00Z">
              <w:r w:rsidRPr="004E2930" w:rsidDel="00AB1945">
                <w:rPr>
                  <w:rFonts w:ascii="Calibri" w:eastAsia="Times New Roman" w:hAnsi="Calibri" w:cs="Calibri"/>
                  <w:color w:val="000000"/>
                  <w:lang w:eastAsia="pt-BR"/>
                </w:rPr>
                <w:delText>1%</w:delText>
              </w:r>
            </w:del>
          </w:p>
        </w:tc>
      </w:tr>
      <w:tr w:rsidR="00E73554" w:rsidRPr="004E2930" w:rsidDel="00AB1945" w14:paraId="7BADFABE" w14:textId="19D39BED" w:rsidTr="00E73554">
        <w:trPr>
          <w:trHeight w:val="292"/>
          <w:del w:id="406" w:author="ADRIANA JARDIM ARIAS PEREIRA" w:date="2022-10-19T19:12:00Z"/>
        </w:trPr>
        <w:tc>
          <w:tcPr>
            <w:tcW w:w="0" w:type="auto"/>
            <w:noWrap/>
            <w:hideMark/>
          </w:tcPr>
          <w:p w14:paraId="214509D9" w14:textId="7CDBC74E" w:rsidR="006E6FA5" w:rsidRPr="004E2930" w:rsidDel="00AB1945" w:rsidRDefault="006E6FA5" w:rsidP="00627E9C">
            <w:pPr>
              <w:ind w:firstLineChars="100" w:firstLine="220"/>
              <w:jc w:val="left"/>
              <w:rPr>
                <w:del w:id="407" w:author="ADRIANA JARDIM ARIAS PEREIRA" w:date="2022-10-19T19:12:00Z"/>
                <w:rFonts w:ascii="Calibri" w:eastAsia="Times New Roman" w:hAnsi="Calibri" w:cs="Calibri"/>
                <w:color w:val="000000"/>
                <w:lang w:eastAsia="pt-BR"/>
              </w:rPr>
            </w:pPr>
            <w:del w:id="408" w:author="ADRIANA JARDIM ARIAS PEREIRA" w:date="2022-10-19T19:12:00Z">
              <w:r w:rsidRPr="004E2930" w:rsidDel="00AB1945">
                <w:rPr>
                  <w:rFonts w:ascii="Calibri" w:eastAsia="Times New Roman" w:hAnsi="Calibri" w:cs="Calibri"/>
                  <w:color w:val="000000"/>
                  <w:lang w:eastAsia="pt-BR"/>
                </w:rPr>
                <w:delText>Profissionais e Técnicos de Saúde</w:delText>
              </w:r>
            </w:del>
          </w:p>
        </w:tc>
        <w:tc>
          <w:tcPr>
            <w:tcW w:w="0" w:type="auto"/>
            <w:noWrap/>
            <w:hideMark/>
          </w:tcPr>
          <w:p w14:paraId="70978027" w14:textId="60A54F99" w:rsidR="006E6FA5" w:rsidRPr="004E2930" w:rsidDel="00AB1945" w:rsidRDefault="006E6FA5" w:rsidP="00627E9C">
            <w:pPr>
              <w:jc w:val="right"/>
              <w:rPr>
                <w:del w:id="409" w:author="ADRIANA JARDIM ARIAS PEREIRA" w:date="2022-10-19T19:12:00Z"/>
                <w:rFonts w:ascii="Calibri" w:eastAsia="Times New Roman" w:hAnsi="Calibri" w:cs="Calibri"/>
                <w:color w:val="000000"/>
                <w:lang w:eastAsia="pt-BR"/>
              </w:rPr>
            </w:pPr>
            <w:del w:id="410" w:author="ADRIANA JARDIM ARIAS PEREIRA" w:date="2022-10-19T19:12:00Z">
              <w:r w:rsidRPr="004E2930" w:rsidDel="00AB1945">
                <w:rPr>
                  <w:rFonts w:ascii="Calibri" w:eastAsia="Times New Roman" w:hAnsi="Calibri" w:cs="Calibri"/>
                  <w:color w:val="000000"/>
                  <w:lang w:eastAsia="pt-BR"/>
                </w:rPr>
                <w:delText>34</w:delText>
              </w:r>
            </w:del>
          </w:p>
        </w:tc>
        <w:tc>
          <w:tcPr>
            <w:tcW w:w="0" w:type="auto"/>
            <w:noWrap/>
            <w:hideMark/>
          </w:tcPr>
          <w:p w14:paraId="7F1C4C74" w14:textId="29E03811" w:rsidR="006E6FA5" w:rsidRPr="004E2930" w:rsidDel="00AB1945" w:rsidRDefault="006E6FA5" w:rsidP="00627E9C">
            <w:pPr>
              <w:jc w:val="right"/>
              <w:rPr>
                <w:del w:id="411" w:author="ADRIANA JARDIM ARIAS PEREIRA" w:date="2022-10-19T19:12:00Z"/>
                <w:rFonts w:ascii="Calibri" w:eastAsia="Times New Roman" w:hAnsi="Calibri" w:cs="Calibri"/>
                <w:color w:val="000000"/>
                <w:lang w:eastAsia="pt-BR"/>
              </w:rPr>
            </w:pPr>
            <w:del w:id="412" w:author="ADRIANA JARDIM ARIAS PEREIRA" w:date="2022-10-19T19:12:00Z">
              <w:r w:rsidRPr="004E2930" w:rsidDel="00AB1945">
                <w:rPr>
                  <w:rFonts w:ascii="Calibri" w:eastAsia="Times New Roman" w:hAnsi="Calibri" w:cs="Calibri"/>
                  <w:color w:val="000000"/>
                  <w:lang w:eastAsia="pt-BR"/>
                </w:rPr>
                <w:delText>1%</w:delText>
              </w:r>
            </w:del>
          </w:p>
        </w:tc>
      </w:tr>
      <w:tr w:rsidR="004E2930" w:rsidRPr="004E2930" w:rsidDel="00AB1945" w14:paraId="0520B4ED" w14:textId="0D15A7BA" w:rsidTr="004E2930">
        <w:trPr>
          <w:trHeight w:val="292"/>
          <w:del w:id="413" w:author="ADRIANA JARDIM ARIAS PEREIRA" w:date="2022-10-19T19:12:00Z"/>
        </w:trPr>
        <w:tc>
          <w:tcPr>
            <w:tcW w:w="0" w:type="auto"/>
            <w:noWrap/>
            <w:hideMark/>
          </w:tcPr>
          <w:p w14:paraId="5C794DEC" w14:textId="4A337DC3" w:rsidR="006E6FA5" w:rsidRPr="004E2930" w:rsidDel="00AB1945" w:rsidRDefault="006E6FA5" w:rsidP="00627E9C">
            <w:pPr>
              <w:ind w:firstLineChars="100" w:firstLine="220"/>
              <w:jc w:val="left"/>
              <w:rPr>
                <w:del w:id="414" w:author="ADRIANA JARDIM ARIAS PEREIRA" w:date="2022-10-19T19:12:00Z"/>
                <w:rFonts w:ascii="Calibri" w:eastAsia="Times New Roman" w:hAnsi="Calibri" w:cs="Calibri"/>
                <w:color w:val="000000"/>
                <w:lang w:eastAsia="pt-BR"/>
              </w:rPr>
            </w:pPr>
            <w:del w:id="415" w:author="ADRIANA JARDIM ARIAS PEREIRA" w:date="2022-10-19T19:12:00Z">
              <w:r w:rsidRPr="004E2930" w:rsidDel="00AB1945">
                <w:rPr>
                  <w:rFonts w:ascii="Calibri" w:eastAsia="Times New Roman" w:hAnsi="Calibri" w:cs="Calibri"/>
                  <w:color w:val="000000"/>
                  <w:lang w:eastAsia="pt-BR"/>
                </w:rPr>
                <w:delText>Suporte de Saúde</w:delText>
              </w:r>
            </w:del>
          </w:p>
        </w:tc>
        <w:tc>
          <w:tcPr>
            <w:tcW w:w="0" w:type="auto"/>
            <w:noWrap/>
            <w:hideMark/>
          </w:tcPr>
          <w:p w14:paraId="34AF3D2A" w14:textId="42474312" w:rsidR="006E6FA5" w:rsidRPr="004E2930" w:rsidDel="00AB1945" w:rsidRDefault="006E6FA5" w:rsidP="00627E9C">
            <w:pPr>
              <w:jc w:val="right"/>
              <w:rPr>
                <w:del w:id="416" w:author="ADRIANA JARDIM ARIAS PEREIRA" w:date="2022-10-19T19:12:00Z"/>
                <w:rFonts w:ascii="Calibri" w:eastAsia="Times New Roman" w:hAnsi="Calibri" w:cs="Calibri"/>
                <w:color w:val="000000"/>
                <w:lang w:eastAsia="pt-BR"/>
              </w:rPr>
            </w:pPr>
            <w:del w:id="417" w:author="ADRIANA JARDIM ARIAS PEREIRA" w:date="2022-10-19T19:12:00Z">
              <w:r w:rsidRPr="004E2930" w:rsidDel="00AB1945">
                <w:rPr>
                  <w:rFonts w:ascii="Calibri" w:eastAsia="Times New Roman" w:hAnsi="Calibri" w:cs="Calibri"/>
                  <w:color w:val="000000"/>
                  <w:lang w:eastAsia="pt-BR"/>
                </w:rPr>
                <w:delText>25</w:delText>
              </w:r>
            </w:del>
          </w:p>
        </w:tc>
        <w:tc>
          <w:tcPr>
            <w:tcW w:w="0" w:type="auto"/>
            <w:noWrap/>
            <w:hideMark/>
          </w:tcPr>
          <w:p w14:paraId="41CA3359" w14:textId="6216505B" w:rsidR="006E6FA5" w:rsidRPr="004E2930" w:rsidDel="00AB1945" w:rsidRDefault="006E6FA5" w:rsidP="00627E9C">
            <w:pPr>
              <w:jc w:val="right"/>
              <w:rPr>
                <w:del w:id="418" w:author="ADRIANA JARDIM ARIAS PEREIRA" w:date="2022-10-19T19:12:00Z"/>
                <w:rFonts w:ascii="Calibri" w:eastAsia="Times New Roman" w:hAnsi="Calibri" w:cs="Calibri"/>
                <w:color w:val="000000"/>
                <w:lang w:eastAsia="pt-BR"/>
              </w:rPr>
            </w:pPr>
            <w:del w:id="419" w:author="ADRIANA JARDIM ARIAS PEREIRA" w:date="2022-10-19T19:12:00Z">
              <w:r w:rsidRPr="004E2930" w:rsidDel="00AB1945">
                <w:rPr>
                  <w:rFonts w:ascii="Calibri" w:eastAsia="Times New Roman" w:hAnsi="Calibri" w:cs="Calibri"/>
                  <w:color w:val="000000"/>
                  <w:lang w:eastAsia="pt-BR"/>
                </w:rPr>
                <w:delText>1%</w:delText>
              </w:r>
            </w:del>
          </w:p>
        </w:tc>
      </w:tr>
      <w:tr w:rsidR="00E73554" w:rsidRPr="004E2930" w:rsidDel="00AB1945" w14:paraId="4E63508D" w14:textId="4261F2A3" w:rsidTr="00E73554">
        <w:trPr>
          <w:trHeight w:val="292"/>
          <w:del w:id="420" w:author="ADRIANA JARDIM ARIAS PEREIRA" w:date="2022-10-19T19:12:00Z"/>
        </w:trPr>
        <w:tc>
          <w:tcPr>
            <w:tcW w:w="0" w:type="auto"/>
            <w:noWrap/>
            <w:hideMark/>
          </w:tcPr>
          <w:p w14:paraId="52C9A889" w14:textId="58D81051" w:rsidR="006E6FA5" w:rsidRPr="004E2930" w:rsidDel="00AB1945" w:rsidRDefault="006E6FA5" w:rsidP="00627E9C">
            <w:pPr>
              <w:ind w:firstLineChars="100" w:firstLine="220"/>
              <w:jc w:val="left"/>
              <w:rPr>
                <w:del w:id="421" w:author="ADRIANA JARDIM ARIAS PEREIRA" w:date="2022-10-19T19:12:00Z"/>
                <w:rFonts w:ascii="Calibri" w:eastAsia="Times New Roman" w:hAnsi="Calibri" w:cs="Calibri"/>
                <w:color w:val="000000"/>
                <w:lang w:eastAsia="pt-BR"/>
              </w:rPr>
            </w:pPr>
            <w:del w:id="422" w:author="ADRIANA JARDIM ARIAS PEREIRA" w:date="2022-10-19T19:12:00Z">
              <w:r w:rsidRPr="004E2930" w:rsidDel="00AB1945">
                <w:rPr>
                  <w:rFonts w:ascii="Calibri" w:eastAsia="Times New Roman" w:hAnsi="Calibri" w:cs="Calibri"/>
                  <w:color w:val="000000"/>
                  <w:lang w:eastAsia="pt-BR"/>
                </w:rPr>
                <w:delText>Instalação, Manutenção e Reparo</w:delText>
              </w:r>
            </w:del>
          </w:p>
        </w:tc>
        <w:tc>
          <w:tcPr>
            <w:tcW w:w="0" w:type="auto"/>
            <w:noWrap/>
            <w:hideMark/>
          </w:tcPr>
          <w:p w14:paraId="1D5371B4" w14:textId="5F4A0E92" w:rsidR="006E6FA5" w:rsidRPr="004E2930" w:rsidDel="00AB1945" w:rsidRDefault="006E6FA5" w:rsidP="00627E9C">
            <w:pPr>
              <w:jc w:val="right"/>
              <w:rPr>
                <w:del w:id="423" w:author="ADRIANA JARDIM ARIAS PEREIRA" w:date="2022-10-19T19:12:00Z"/>
                <w:rFonts w:ascii="Calibri" w:eastAsia="Times New Roman" w:hAnsi="Calibri" w:cs="Calibri"/>
                <w:color w:val="000000"/>
                <w:lang w:eastAsia="pt-BR"/>
              </w:rPr>
            </w:pPr>
            <w:del w:id="424" w:author="ADRIANA JARDIM ARIAS PEREIRA" w:date="2022-10-19T19:12:00Z">
              <w:r w:rsidRPr="004E2930" w:rsidDel="00AB1945">
                <w:rPr>
                  <w:rFonts w:ascii="Calibri" w:eastAsia="Times New Roman" w:hAnsi="Calibri" w:cs="Calibri"/>
                  <w:color w:val="000000"/>
                  <w:lang w:eastAsia="pt-BR"/>
                </w:rPr>
                <w:delText>101</w:delText>
              </w:r>
            </w:del>
          </w:p>
        </w:tc>
        <w:tc>
          <w:tcPr>
            <w:tcW w:w="0" w:type="auto"/>
            <w:noWrap/>
            <w:hideMark/>
          </w:tcPr>
          <w:p w14:paraId="253DC961" w14:textId="0FEE41E0" w:rsidR="006E6FA5" w:rsidRPr="004E2930" w:rsidDel="00AB1945" w:rsidRDefault="006E6FA5" w:rsidP="00627E9C">
            <w:pPr>
              <w:jc w:val="right"/>
              <w:rPr>
                <w:del w:id="425" w:author="ADRIANA JARDIM ARIAS PEREIRA" w:date="2022-10-19T19:12:00Z"/>
                <w:rFonts w:ascii="Calibri" w:eastAsia="Times New Roman" w:hAnsi="Calibri" w:cs="Calibri"/>
                <w:color w:val="000000"/>
                <w:lang w:eastAsia="pt-BR"/>
              </w:rPr>
            </w:pPr>
            <w:del w:id="426" w:author="ADRIANA JARDIM ARIAS PEREIRA" w:date="2022-10-19T19:12:00Z">
              <w:r w:rsidRPr="004E2930" w:rsidDel="00AB1945">
                <w:rPr>
                  <w:rFonts w:ascii="Calibri" w:eastAsia="Times New Roman" w:hAnsi="Calibri" w:cs="Calibri"/>
                  <w:color w:val="000000"/>
                  <w:lang w:eastAsia="pt-BR"/>
                </w:rPr>
                <w:delText>4%</w:delText>
              </w:r>
            </w:del>
          </w:p>
        </w:tc>
      </w:tr>
      <w:tr w:rsidR="004E2930" w:rsidRPr="004E2930" w:rsidDel="00AB1945" w14:paraId="69942929" w14:textId="05614911" w:rsidTr="004E2930">
        <w:trPr>
          <w:trHeight w:val="292"/>
          <w:del w:id="427" w:author="ADRIANA JARDIM ARIAS PEREIRA" w:date="2022-10-19T19:12:00Z"/>
        </w:trPr>
        <w:tc>
          <w:tcPr>
            <w:tcW w:w="0" w:type="auto"/>
            <w:noWrap/>
            <w:hideMark/>
          </w:tcPr>
          <w:p w14:paraId="5316018C" w14:textId="79AF7A8B" w:rsidR="006E6FA5" w:rsidRPr="004E2930" w:rsidDel="00AB1945" w:rsidRDefault="006E6FA5" w:rsidP="00627E9C">
            <w:pPr>
              <w:ind w:firstLineChars="100" w:firstLine="220"/>
              <w:jc w:val="left"/>
              <w:rPr>
                <w:del w:id="428" w:author="ADRIANA JARDIM ARIAS PEREIRA" w:date="2022-10-19T19:12:00Z"/>
                <w:rFonts w:ascii="Calibri" w:eastAsia="Times New Roman" w:hAnsi="Calibri" w:cs="Calibri"/>
                <w:color w:val="000000"/>
                <w:lang w:eastAsia="pt-BR"/>
              </w:rPr>
            </w:pPr>
            <w:del w:id="429" w:author="ADRIANA JARDIM ARIAS PEREIRA" w:date="2022-10-19T19:12:00Z">
              <w:r w:rsidRPr="004E2930" w:rsidDel="00AB1945">
                <w:rPr>
                  <w:rFonts w:ascii="Calibri" w:eastAsia="Times New Roman" w:hAnsi="Calibri" w:cs="Calibri"/>
                  <w:color w:val="000000"/>
                  <w:lang w:eastAsia="pt-BR"/>
                </w:rPr>
                <w:delText>Jurídico</w:delText>
              </w:r>
            </w:del>
          </w:p>
        </w:tc>
        <w:tc>
          <w:tcPr>
            <w:tcW w:w="0" w:type="auto"/>
            <w:noWrap/>
            <w:hideMark/>
          </w:tcPr>
          <w:p w14:paraId="0E4626E9" w14:textId="1918DA55" w:rsidR="006E6FA5" w:rsidRPr="004E2930" w:rsidDel="00AB1945" w:rsidRDefault="006E6FA5" w:rsidP="00627E9C">
            <w:pPr>
              <w:jc w:val="right"/>
              <w:rPr>
                <w:del w:id="430" w:author="ADRIANA JARDIM ARIAS PEREIRA" w:date="2022-10-19T19:12:00Z"/>
                <w:rFonts w:ascii="Calibri" w:eastAsia="Times New Roman" w:hAnsi="Calibri" w:cs="Calibri"/>
                <w:color w:val="000000"/>
                <w:lang w:eastAsia="pt-BR"/>
              </w:rPr>
            </w:pPr>
            <w:del w:id="431" w:author="ADRIANA JARDIM ARIAS PEREIRA" w:date="2022-10-19T19:12:00Z">
              <w:r w:rsidRPr="004E2930" w:rsidDel="00AB1945">
                <w:rPr>
                  <w:rFonts w:ascii="Calibri" w:eastAsia="Times New Roman" w:hAnsi="Calibri" w:cs="Calibri"/>
                  <w:color w:val="000000"/>
                  <w:lang w:eastAsia="pt-BR"/>
                </w:rPr>
                <w:delText>22</w:delText>
              </w:r>
            </w:del>
          </w:p>
        </w:tc>
        <w:tc>
          <w:tcPr>
            <w:tcW w:w="0" w:type="auto"/>
            <w:noWrap/>
            <w:hideMark/>
          </w:tcPr>
          <w:p w14:paraId="344F8453" w14:textId="6F4D5921" w:rsidR="006E6FA5" w:rsidRPr="004E2930" w:rsidDel="00AB1945" w:rsidRDefault="006E6FA5" w:rsidP="00627E9C">
            <w:pPr>
              <w:jc w:val="right"/>
              <w:rPr>
                <w:del w:id="432" w:author="ADRIANA JARDIM ARIAS PEREIRA" w:date="2022-10-19T19:12:00Z"/>
                <w:rFonts w:ascii="Calibri" w:eastAsia="Times New Roman" w:hAnsi="Calibri" w:cs="Calibri"/>
                <w:color w:val="000000"/>
                <w:lang w:eastAsia="pt-BR"/>
              </w:rPr>
            </w:pPr>
            <w:del w:id="433" w:author="ADRIANA JARDIM ARIAS PEREIRA" w:date="2022-10-19T19:12:00Z">
              <w:r w:rsidRPr="004E2930" w:rsidDel="00AB1945">
                <w:rPr>
                  <w:rFonts w:ascii="Calibri" w:eastAsia="Times New Roman" w:hAnsi="Calibri" w:cs="Calibri"/>
                  <w:color w:val="000000"/>
                  <w:lang w:eastAsia="pt-BR"/>
                </w:rPr>
                <w:delText>1%</w:delText>
              </w:r>
            </w:del>
          </w:p>
        </w:tc>
      </w:tr>
      <w:tr w:rsidR="00E73554" w:rsidRPr="004E2930" w:rsidDel="00AB1945" w14:paraId="53651C5B" w14:textId="0F272D70" w:rsidTr="00E73554">
        <w:trPr>
          <w:trHeight w:val="292"/>
          <w:del w:id="434" w:author="ADRIANA JARDIM ARIAS PEREIRA" w:date="2022-10-19T19:12:00Z"/>
        </w:trPr>
        <w:tc>
          <w:tcPr>
            <w:tcW w:w="0" w:type="auto"/>
            <w:noWrap/>
            <w:hideMark/>
          </w:tcPr>
          <w:p w14:paraId="73FBEEE5" w14:textId="3833F69D" w:rsidR="006E6FA5" w:rsidRPr="004E2930" w:rsidDel="00AB1945" w:rsidRDefault="006E6FA5" w:rsidP="00627E9C">
            <w:pPr>
              <w:ind w:firstLineChars="100" w:firstLine="220"/>
              <w:jc w:val="left"/>
              <w:rPr>
                <w:del w:id="435" w:author="ADRIANA JARDIM ARIAS PEREIRA" w:date="2022-10-19T19:12:00Z"/>
                <w:rFonts w:ascii="Calibri" w:eastAsia="Times New Roman" w:hAnsi="Calibri" w:cs="Calibri"/>
                <w:color w:val="000000"/>
                <w:lang w:eastAsia="pt-BR"/>
              </w:rPr>
            </w:pPr>
            <w:del w:id="436" w:author="ADRIANA JARDIM ARIAS PEREIRA" w:date="2022-10-19T19:12:00Z">
              <w:r w:rsidRPr="004E2930" w:rsidDel="00AB1945">
                <w:rPr>
                  <w:rFonts w:ascii="Calibri" w:eastAsia="Times New Roman" w:hAnsi="Calibri" w:cs="Calibri"/>
                  <w:color w:val="000000"/>
                  <w:lang w:eastAsia="pt-BR"/>
                </w:rPr>
                <w:delText>Gestão</w:delText>
              </w:r>
            </w:del>
          </w:p>
        </w:tc>
        <w:tc>
          <w:tcPr>
            <w:tcW w:w="0" w:type="auto"/>
            <w:noWrap/>
            <w:hideMark/>
          </w:tcPr>
          <w:p w14:paraId="2308C1B4" w14:textId="64B93B50" w:rsidR="006E6FA5" w:rsidRPr="004E2930" w:rsidDel="00AB1945" w:rsidRDefault="006E6FA5" w:rsidP="00627E9C">
            <w:pPr>
              <w:jc w:val="right"/>
              <w:rPr>
                <w:del w:id="437" w:author="ADRIANA JARDIM ARIAS PEREIRA" w:date="2022-10-19T19:12:00Z"/>
                <w:rFonts w:ascii="Calibri" w:eastAsia="Times New Roman" w:hAnsi="Calibri" w:cs="Calibri"/>
                <w:color w:val="000000"/>
                <w:lang w:eastAsia="pt-BR"/>
              </w:rPr>
            </w:pPr>
            <w:del w:id="438" w:author="ADRIANA JARDIM ARIAS PEREIRA" w:date="2022-10-19T19:12:00Z">
              <w:r w:rsidRPr="004E2930" w:rsidDel="00AB1945">
                <w:rPr>
                  <w:rFonts w:ascii="Calibri" w:eastAsia="Times New Roman" w:hAnsi="Calibri" w:cs="Calibri"/>
                  <w:color w:val="000000"/>
                  <w:lang w:eastAsia="pt-BR"/>
                </w:rPr>
                <w:delText>67</w:delText>
              </w:r>
            </w:del>
          </w:p>
        </w:tc>
        <w:tc>
          <w:tcPr>
            <w:tcW w:w="0" w:type="auto"/>
            <w:noWrap/>
            <w:hideMark/>
          </w:tcPr>
          <w:p w14:paraId="21FBC945" w14:textId="7E75FAE5" w:rsidR="006E6FA5" w:rsidRPr="004E2930" w:rsidDel="00AB1945" w:rsidRDefault="006E6FA5" w:rsidP="00627E9C">
            <w:pPr>
              <w:jc w:val="right"/>
              <w:rPr>
                <w:del w:id="439" w:author="ADRIANA JARDIM ARIAS PEREIRA" w:date="2022-10-19T19:12:00Z"/>
                <w:rFonts w:ascii="Calibri" w:eastAsia="Times New Roman" w:hAnsi="Calibri" w:cs="Calibri"/>
                <w:color w:val="000000"/>
                <w:lang w:eastAsia="pt-BR"/>
              </w:rPr>
            </w:pPr>
            <w:del w:id="440" w:author="ADRIANA JARDIM ARIAS PEREIRA" w:date="2022-10-19T19:12:00Z">
              <w:r w:rsidRPr="004E2930" w:rsidDel="00AB1945">
                <w:rPr>
                  <w:rFonts w:ascii="Calibri" w:eastAsia="Times New Roman" w:hAnsi="Calibri" w:cs="Calibri"/>
                  <w:color w:val="000000"/>
                  <w:lang w:eastAsia="pt-BR"/>
                </w:rPr>
                <w:delText>3%</w:delText>
              </w:r>
            </w:del>
          </w:p>
        </w:tc>
      </w:tr>
      <w:tr w:rsidR="004E2930" w:rsidRPr="004E2930" w:rsidDel="00AB1945" w14:paraId="0B66C848" w14:textId="50DB838A" w:rsidTr="004E2930">
        <w:trPr>
          <w:trHeight w:val="292"/>
          <w:del w:id="441" w:author="ADRIANA JARDIM ARIAS PEREIRA" w:date="2022-10-19T19:12:00Z"/>
        </w:trPr>
        <w:tc>
          <w:tcPr>
            <w:tcW w:w="0" w:type="auto"/>
            <w:noWrap/>
            <w:hideMark/>
          </w:tcPr>
          <w:p w14:paraId="68FDA30D" w14:textId="3AEA3565" w:rsidR="006E6FA5" w:rsidRPr="004E2930" w:rsidDel="00AB1945" w:rsidRDefault="006E6FA5" w:rsidP="00627E9C">
            <w:pPr>
              <w:ind w:firstLineChars="100" w:firstLine="220"/>
              <w:jc w:val="left"/>
              <w:rPr>
                <w:del w:id="442" w:author="ADRIANA JARDIM ARIAS PEREIRA" w:date="2022-10-19T19:12:00Z"/>
                <w:rFonts w:ascii="Calibri" w:eastAsia="Times New Roman" w:hAnsi="Calibri" w:cs="Calibri"/>
                <w:color w:val="000000"/>
                <w:lang w:eastAsia="pt-BR"/>
              </w:rPr>
            </w:pPr>
            <w:del w:id="443" w:author="ADRIANA JARDIM ARIAS PEREIRA" w:date="2022-10-19T19:12:00Z">
              <w:r w:rsidRPr="004E2930" w:rsidDel="00AB1945">
                <w:rPr>
                  <w:rFonts w:ascii="Calibri" w:eastAsia="Times New Roman" w:hAnsi="Calibri" w:cs="Calibri"/>
                  <w:color w:val="000000"/>
                  <w:lang w:eastAsia="pt-BR"/>
                </w:rPr>
                <w:delText>Transporte de Materiais</w:delText>
              </w:r>
            </w:del>
          </w:p>
        </w:tc>
        <w:tc>
          <w:tcPr>
            <w:tcW w:w="0" w:type="auto"/>
            <w:noWrap/>
            <w:hideMark/>
          </w:tcPr>
          <w:p w14:paraId="65651B50" w14:textId="5122E2CD" w:rsidR="006E6FA5" w:rsidRPr="004E2930" w:rsidDel="00AB1945" w:rsidRDefault="006E6FA5" w:rsidP="00627E9C">
            <w:pPr>
              <w:jc w:val="right"/>
              <w:rPr>
                <w:del w:id="444" w:author="ADRIANA JARDIM ARIAS PEREIRA" w:date="2022-10-19T19:12:00Z"/>
                <w:rFonts w:ascii="Calibri" w:eastAsia="Times New Roman" w:hAnsi="Calibri" w:cs="Calibri"/>
                <w:color w:val="000000"/>
                <w:lang w:eastAsia="pt-BR"/>
              </w:rPr>
            </w:pPr>
            <w:del w:id="445" w:author="ADRIANA JARDIM ARIAS PEREIRA" w:date="2022-10-19T19:12:00Z">
              <w:r w:rsidRPr="004E2930" w:rsidDel="00AB1945">
                <w:rPr>
                  <w:rFonts w:ascii="Calibri" w:eastAsia="Times New Roman" w:hAnsi="Calibri" w:cs="Calibri"/>
                  <w:color w:val="000000"/>
                  <w:lang w:eastAsia="pt-BR"/>
                </w:rPr>
                <w:delText>22</w:delText>
              </w:r>
            </w:del>
          </w:p>
        </w:tc>
        <w:tc>
          <w:tcPr>
            <w:tcW w:w="0" w:type="auto"/>
            <w:noWrap/>
            <w:hideMark/>
          </w:tcPr>
          <w:p w14:paraId="72D5B3FC" w14:textId="082364B7" w:rsidR="006E6FA5" w:rsidRPr="004E2930" w:rsidDel="00AB1945" w:rsidRDefault="006E6FA5" w:rsidP="00627E9C">
            <w:pPr>
              <w:jc w:val="right"/>
              <w:rPr>
                <w:del w:id="446" w:author="ADRIANA JARDIM ARIAS PEREIRA" w:date="2022-10-19T19:12:00Z"/>
                <w:rFonts w:ascii="Calibri" w:eastAsia="Times New Roman" w:hAnsi="Calibri" w:cs="Calibri"/>
                <w:color w:val="000000"/>
                <w:lang w:eastAsia="pt-BR"/>
              </w:rPr>
            </w:pPr>
            <w:del w:id="447" w:author="ADRIANA JARDIM ARIAS PEREIRA" w:date="2022-10-19T19:12:00Z">
              <w:r w:rsidRPr="004E2930" w:rsidDel="00AB1945">
                <w:rPr>
                  <w:rFonts w:ascii="Calibri" w:eastAsia="Times New Roman" w:hAnsi="Calibri" w:cs="Calibri"/>
                  <w:color w:val="000000"/>
                  <w:lang w:eastAsia="pt-BR"/>
                </w:rPr>
                <w:delText>1%</w:delText>
              </w:r>
            </w:del>
          </w:p>
        </w:tc>
      </w:tr>
      <w:tr w:rsidR="00E73554" w:rsidRPr="004E2930" w:rsidDel="00AB1945" w14:paraId="2EAFFE4B" w14:textId="68F5CB82" w:rsidTr="00E73554">
        <w:trPr>
          <w:trHeight w:val="292"/>
          <w:del w:id="448" w:author="ADRIANA JARDIM ARIAS PEREIRA" w:date="2022-10-19T19:12:00Z"/>
        </w:trPr>
        <w:tc>
          <w:tcPr>
            <w:tcW w:w="0" w:type="auto"/>
            <w:noWrap/>
            <w:hideMark/>
          </w:tcPr>
          <w:p w14:paraId="011E1DD8" w14:textId="3CBF827F" w:rsidR="006E6FA5" w:rsidRPr="004E2930" w:rsidDel="00AB1945" w:rsidRDefault="006E6FA5" w:rsidP="00627E9C">
            <w:pPr>
              <w:ind w:firstLineChars="100" w:firstLine="220"/>
              <w:jc w:val="left"/>
              <w:rPr>
                <w:del w:id="449" w:author="ADRIANA JARDIM ARIAS PEREIRA" w:date="2022-10-19T19:12:00Z"/>
                <w:rFonts w:ascii="Calibri" w:eastAsia="Times New Roman" w:hAnsi="Calibri" w:cs="Calibri"/>
                <w:color w:val="000000"/>
                <w:lang w:eastAsia="pt-BR"/>
              </w:rPr>
            </w:pPr>
            <w:del w:id="450" w:author="ADRIANA JARDIM ARIAS PEREIRA" w:date="2022-10-19T19:12:00Z">
              <w:r w:rsidRPr="004E2930" w:rsidDel="00AB1945">
                <w:rPr>
                  <w:rFonts w:ascii="Calibri" w:eastAsia="Times New Roman" w:hAnsi="Calibri" w:cs="Calibri"/>
                  <w:color w:val="000000"/>
                  <w:lang w:eastAsia="pt-BR"/>
                </w:rPr>
                <w:delText>Escritório e Apoio Administrativo</w:delText>
              </w:r>
            </w:del>
          </w:p>
        </w:tc>
        <w:tc>
          <w:tcPr>
            <w:tcW w:w="0" w:type="auto"/>
            <w:noWrap/>
            <w:hideMark/>
          </w:tcPr>
          <w:p w14:paraId="7B6B96F8" w14:textId="42F48978" w:rsidR="006E6FA5" w:rsidRPr="004E2930" w:rsidDel="00AB1945" w:rsidRDefault="006E6FA5" w:rsidP="00627E9C">
            <w:pPr>
              <w:jc w:val="right"/>
              <w:rPr>
                <w:del w:id="451" w:author="ADRIANA JARDIM ARIAS PEREIRA" w:date="2022-10-19T19:12:00Z"/>
                <w:rFonts w:ascii="Calibri" w:eastAsia="Times New Roman" w:hAnsi="Calibri" w:cs="Calibri"/>
                <w:color w:val="000000"/>
                <w:lang w:eastAsia="pt-BR"/>
              </w:rPr>
            </w:pPr>
            <w:del w:id="452" w:author="ADRIANA JARDIM ARIAS PEREIRA" w:date="2022-10-19T19:12:00Z">
              <w:r w:rsidRPr="004E2930" w:rsidDel="00AB1945">
                <w:rPr>
                  <w:rFonts w:ascii="Calibri" w:eastAsia="Times New Roman" w:hAnsi="Calibri" w:cs="Calibri"/>
                  <w:color w:val="000000"/>
                  <w:lang w:eastAsia="pt-BR"/>
                </w:rPr>
                <w:delText>354</w:delText>
              </w:r>
            </w:del>
          </w:p>
        </w:tc>
        <w:tc>
          <w:tcPr>
            <w:tcW w:w="0" w:type="auto"/>
            <w:noWrap/>
            <w:hideMark/>
          </w:tcPr>
          <w:p w14:paraId="698BAE70" w14:textId="5A9D8B4C" w:rsidR="006E6FA5" w:rsidRPr="004E2930" w:rsidDel="00AB1945" w:rsidRDefault="006E6FA5" w:rsidP="00627E9C">
            <w:pPr>
              <w:jc w:val="right"/>
              <w:rPr>
                <w:del w:id="453" w:author="ADRIANA JARDIM ARIAS PEREIRA" w:date="2022-10-19T19:12:00Z"/>
                <w:rFonts w:ascii="Calibri" w:eastAsia="Times New Roman" w:hAnsi="Calibri" w:cs="Calibri"/>
                <w:color w:val="000000"/>
                <w:lang w:eastAsia="pt-BR"/>
              </w:rPr>
            </w:pPr>
            <w:del w:id="454" w:author="ADRIANA JARDIM ARIAS PEREIRA" w:date="2022-10-19T19:12:00Z">
              <w:r w:rsidRPr="004E2930" w:rsidDel="00AB1945">
                <w:rPr>
                  <w:rFonts w:ascii="Calibri" w:eastAsia="Times New Roman" w:hAnsi="Calibri" w:cs="Calibri"/>
                  <w:color w:val="000000"/>
                  <w:lang w:eastAsia="pt-BR"/>
                </w:rPr>
                <w:delText>14%</w:delText>
              </w:r>
            </w:del>
          </w:p>
        </w:tc>
      </w:tr>
      <w:tr w:rsidR="004E2930" w:rsidRPr="004E2930" w:rsidDel="00AB1945" w14:paraId="070A67E4" w14:textId="5F11C541" w:rsidTr="004E2930">
        <w:trPr>
          <w:trHeight w:val="292"/>
          <w:del w:id="455" w:author="ADRIANA JARDIM ARIAS PEREIRA" w:date="2022-10-19T19:12:00Z"/>
        </w:trPr>
        <w:tc>
          <w:tcPr>
            <w:tcW w:w="0" w:type="auto"/>
            <w:noWrap/>
            <w:hideMark/>
          </w:tcPr>
          <w:p w14:paraId="30BB4389" w14:textId="18FC8E31" w:rsidR="006E6FA5" w:rsidRPr="004E2930" w:rsidDel="00AB1945" w:rsidRDefault="006E6FA5" w:rsidP="00627E9C">
            <w:pPr>
              <w:ind w:firstLineChars="100" w:firstLine="220"/>
              <w:jc w:val="left"/>
              <w:rPr>
                <w:del w:id="456" w:author="ADRIANA JARDIM ARIAS PEREIRA" w:date="2022-10-19T19:12:00Z"/>
                <w:rFonts w:ascii="Calibri" w:eastAsia="Times New Roman" w:hAnsi="Calibri" w:cs="Calibri"/>
                <w:color w:val="000000"/>
                <w:lang w:eastAsia="pt-BR"/>
              </w:rPr>
            </w:pPr>
            <w:del w:id="457" w:author="ADRIANA JARDIM ARIAS PEREIRA" w:date="2022-10-19T19:12:00Z">
              <w:r w:rsidRPr="004E2930" w:rsidDel="00AB1945">
                <w:rPr>
                  <w:rFonts w:ascii="Calibri" w:eastAsia="Times New Roman" w:hAnsi="Calibri" w:cs="Calibri"/>
                  <w:color w:val="000000"/>
                  <w:lang w:eastAsia="pt-BR"/>
                </w:rPr>
                <w:delText>Produção</w:delText>
              </w:r>
            </w:del>
          </w:p>
        </w:tc>
        <w:tc>
          <w:tcPr>
            <w:tcW w:w="0" w:type="auto"/>
            <w:noWrap/>
            <w:hideMark/>
          </w:tcPr>
          <w:p w14:paraId="1B1AB2C4" w14:textId="73EE86C0" w:rsidR="006E6FA5" w:rsidRPr="004E2930" w:rsidDel="00AB1945" w:rsidRDefault="006E6FA5" w:rsidP="00627E9C">
            <w:pPr>
              <w:jc w:val="right"/>
              <w:rPr>
                <w:del w:id="458" w:author="ADRIANA JARDIM ARIAS PEREIRA" w:date="2022-10-19T19:12:00Z"/>
                <w:rFonts w:ascii="Calibri" w:eastAsia="Times New Roman" w:hAnsi="Calibri" w:cs="Calibri"/>
                <w:color w:val="000000"/>
                <w:lang w:eastAsia="pt-BR"/>
              </w:rPr>
            </w:pPr>
            <w:del w:id="459" w:author="ADRIANA JARDIM ARIAS PEREIRA" w:date="2022-10-19T19:12:00Z">
              <w:r w:rsidRPr="004E2930" w:rsidDel="00AB1945">
                <w:rPr>
                  <w:rFonts w:ascii="Calibri" w:eastAsia="Times New Roman" w:hAnsi="Calibri" w:cs="Calibri"/>
                  <w:color w:val="000000"/>
                  <w:lang w:eastAsia="pt-BR"/>
                </w:rPr>
                <w:delText>1473</w:delText>
              </w:r>
            </w:del>
          </w:p>
        </w:tc>
        <w:tc>
          <w:tcPr>
            <w:tcW w:w="0" w:type="auto"/>
            <w:noWrap/>
            <w:hideMark/>
          </w:tcPr>
          <w:p w14:paraId="6A48D46E" w14:textId="43F9BE99" w:rsidR="006E6FA5" w:rsidRPr="004E2930" w:rsidDel="00AB1945" w:rsidRDefault="006E6FA5" w:rsidP="00627E9C">
            <w:pPr>
              <w:jc w:val="right"/>
              <w:rPr>
                <w:del w:id="460" w:author="ADRIANA JARDIM ARIAS PEREIRA" w:date="2022-10-19T19:12:00Z"/>
                <w:rFonts w:ascii="Calibri" w:eastAsia="Times New Roman" w:hAnsi="Calibri" w:cs="Calibri"/>
                <w:color w:val="000000"/>
                <w:lang w:eastAsia="pt-BR"/>
              </w:rPr>
            </w:pPr>
            <w:del w:id="461" w:author="ADRIANA JARDIM ARIAS PEREIRA" w:date="2022-10-19T19:12:00Z">
              <w:r w:rsidRPr="004E2930" w:rsidDel="00AB1945">
                <w:rPr>
                  <w:rFonts w:ascii="Calibri" w:eastAsia="Times New Roman" w:hAnsi="Calibri" w:cs="Calibri"/>
                  <w:color w:val="000000"/>
                  <w:lang w:eastAsia="pt-BR"/>
                </w:rPr>
                <w:delText>58%</w:delText>
              </w:r>
            </w:del>
          </w:p>
        </w:tc>
      </w:tr>
      <w:tr w:rsidR="00E73554" w:rsidRPr="004E2930" w:rsidDel="00AB1945" w14:paraId="4027436F" w14:textId="311DBAA6" w:rsidTr="00E73554">
        <w:trPr>
          <w:trHeight w:val="292"/>
          <w:del w:id="462" w:author="ADRIANA JARDIM ARIAS PEREIRA" w:date="2022-10-19T19:12:00Z"/>
        </w:trPr>
        <w:tc>
          <w:tcPr>
            <w:tcW w:w="0" w:type="auto"/>
            <w:noWrap/>
            <w:hideMark/>
          </w:tcPr>
          <w:p w14:paraId="354046D5" w14:textId="0B107C98" w:rsidR="006E6FA5" w:rsidRPr="004E2930" w:rsidDel="00AB1945" w:rsidRDefault="006E6FA5" w:rsidP="00627E9C">
            <w:pPr>
              <w:ind w:firstLineChars="100" w:firstLine="220"/>
              <w:jc w:val="left"/>
              <w:rPr>
                <w:del w:id="463" w:author="ADRIANA JARDIM ARIAS PEREIRA" w:date="2022-10-19T19:12:00Z"/>
                <w:rFonts w:ascii="Calibri" w:eastAsia="Times New Roman" w:hAnsi="Calibri" w:cs="Calibri"/>
                <w:color w:val="000000"/>
                <w:lang w:eastAsia="pt-BR"/>
              </w:rPr>
            </w:pPr>
            <w:del w:id="464" w:author="ADRIANA JARDIM ARIAS PEREIRA" w:date="2022-10-19T19:12:00Z">
              <w:r w:rsidRPr="004E2930" w:rsidDel="00AB1945">
                <w:rPr>
                  <w:rFonts w:ascii="Calibri" w:eastAsia="Times New Roman" w:hAnsi="Calibri" w:cs="Calibri"/>
                  <w:color w:val="000000"/>
                  <w:lang w:eastAsia="pt-BR"/>
                </w:rPr>
                <w:delText>Serviço de Proteção</w:delText>
              </w:r>
            </w:del>
          </w:p>
        </w:tc>
        <w:tc>
          <w:tcPr>
            <w:tcW w:w="0" w:type="auto"/>
            <w:noWrap/>
            <w:hideMark/>
          </w:tcPr>
          <w:p w14:paraId="7DEA2B46" w14:textId="1887C4A7" w:rsidR="006E6FA5" w:rsidRPr="004E2930" w:rsidDel="00AB1945" w:rsidRDefault="006E6FA5" w:rsidP="00627E9C">
            <w:pPr>
              <w:jc w:val="right"/>
              <w:rPr>
                <w:del w:id="465" w:author="ADRIANA JARDIM ARIAS PEREIRA" w:date="2022-10-19T19:12:00Z"/>
                <w:rFonts w:ascii="Calibri" w:eastAsia="Times New Roman" w:hAnsi="Calibri" w:cs="Calibri"/>
                <w:color w:val="000000"/>
                <w:lang w:eastAsia="pt-BR"/>
              </w:rPr>
            </w:pPr>
            <w:del w:id="466" w:author="ADRIANA JARDIM ARIAS PEREIRA" w:date="2022-10-19T19:12:00Z">
              <w:r w:rsidRPr="004E2930" w:rsidDel="00AB1945">
                <w:rPr>
                  <w:rFonts w:ascii="Calibri" w:eastAsia="Times New Roman" w:hAnsi="Calibri" w:cs="Calibri"/>
                  <w:color w:val="000000"/>
                  <w:lang w:eastAsia="pt-BR"/>
                </w:rPr>
                <w:delText>25</w:delText>
              </w:r>
            </w:del>
          </w:p>
        </w:tc>
        <w:tc>
          <w:tcPr>
            <w:tcW w:w="0" w:type="auto"/>
            <w:noWrap/>
            <w:hideMark/>
          </w:tcPr>
          <w:p w14:paraId="1B8B0ABA" w14:textId="4CBE06F5" w:rsidR="006E6FA5" w:rsidRPr="004E2930" w:rsidDel="00AB1945" w:rsidRDefault="006E6FA5" w:rsidP="00627E9C">
            <w:pPr>
              <w:jc w:val="right"/>
              <w:rPr>
                <w:del w:id="467" w:author="ADRIANA JARDIM ARIAS PEREIRA" w:date="2022-10-19T19:12:00Z"/>
                <w:rFonts w:ascii="Calibri" w:eastAsia="Times New Roman" w:hAnsi="Calibri" w:cs="Calibri"/>
                <w:color w:val="000000"/>
                <w:lang w:eastAsia="pt-BR"/>
              </w:rPr>
            </w:pPr>
            <w:del w:id="468" w:author="ADRIANA JARDIM ARIAS PEREIRA" w:date="2022-10-19T19:12:00Z">
              <w:r w:rsidRPr="004E2930" w:rsidDel="00AB1945">
                <w:rPr>
                  <w:rFonts w:ascii="Calibri" w:eastAsia="Times New Roman" w:hAnsi="Calibri" w:cs="Calibri"/>
                  <w:color w:val="000000"/>
                  <w:lang w:eastAsia="pt-BR"/>
                </w:rPr>
                <w:delText>1%</w:delText>
              </w:r>
            </w:del>
          </w:p>
        </w:tc>
      </w:tr>
      <w:tr w:rsidR="004E2930" w:rsidRPr="004E2930" w:rsidDel="00AB1945" w14:paraId="06CFF858" w14:textId="27D7A96F" w:rsidTr="004E2930">
        <w:trPr>
          <w:trHeight w:val="292"/>
          <w:del w:id="469" w:author="ADRIANA JARDIM ARIAS PEREIRA" w:date="2022-10-19T19:12:00Z"/>
        </w:trPr>
        <w:tc>
          <w:tcPr>
            <w:tcW w:w="0" w:type="auto"/>
            <w:noWrap/>
            <w:hideMark/>
          </w:tcPr>
          <w:p w14:paraId="3D52C633" w14:textId="57D5B297" w:rsidR="006E6FA5" w:rsidRPr="004E2930" w:rsidDel="00AB1945" w:rsidRDefault="006E6FA5" w:rsidP="00627E9C">
            <w:pPr>
              <w:ind w:firstLineChars="100" w:firstLine="220"/>
              <w:jc w:val="left"/>
              <w:rPr>
                <w:del w:id="470" w:author="ADRIANA JARDIM ARIAS PEREIRA" w:date="2022-10-19T19:12:00Z"/>
                <w:rFonts w:ascii="Calibri" w:eastAsia="Times New Roman" w:hAnsi="Calibri" w:cs="Calibri"/>
                <w:color w:val="000000"/>
                <w:lang w:eastAsia="pt-BR"/>
              </w:rPr>
            </w:pPr>
            <w:del w:id="471" w:author="ADRIANA JARDIM ARIAS PEREIRA" w:date="2022-10-19T19:12:00Z">
              <w:r w:rsidRPr="004E2930" w:rsidDel="00AB1945">
                <w:rPr>
                  <w:rFonts w:ascii="Calibri" w:eastAsia="Times New Roman" w:hAnsi="Calibri" w:cs="Calibri"/>
                  <w:color w:val="000000"/>
                  <w:lang w:eastAsia="pt-BR"/>
                </w:rPr>
                <w:delText>Vendas e Afins</w:delText>
              </w:r>
            </w:del>
          </w:p>
        </w:tc>
        <w:tc>
          <w:tcPr>
            <w:tcW w:w="0" w:type="auto"/>
            <w:noWrap/>
            <w:hideMark/>
          </w:tcPr>
          <w:p w14:paraId="2B8A7A4E" w14:textId="4536E861" w:rsidR="006E6FA5" w:rsidRPr="004E2930" w:rsidDel="00AB1945" w:rsidRDefault="006E6FA5" w:rsidP="00627E9C">
            <w:pPr>
              <w:jc w:val="right"/>
              <w:rPr>
                <w:del w:id="472" w:author="ADRIANA JARDIM ARIAS PEREIRA" w:date="2022-10-19T19:12:00Z"/>
                <w:rFonts w:ascii="Calibri" w:eastAsia="Times New Roman" w:hAnsi="Calibri" w:cs="Calibri"/>
                <w:color w:val="000000"/>
                <w:lang w:eastAsia="pt-BR"/>
              </w:rPr>
            </w:pPr>
            <w:del w:id="473" w:author="ADRIANA JARDIM ARIAS PEREIRA" w:date="2022-10-19T19:12:00Z">
              <w:r w:rsidRPr="004E2930" w:rsidDel="00AB1945">
                <w:rPr>
                  <w:rFonts w:ascii="Calibri" w:eastAsia="Times New Roman" w:hAnsi="Calibri" w:cs="Calibri"/>
                  <w:color w:val="000000"/>
                  <w:lang w:eastAsia="pt-BR"/>
                </w:rPr>
                <w:delText>52</w:delText>
              </w:r>
            </w:del>
          </w:p>
        </w:tc>
        <w:tc>
          <w:tcPr>
            <w:tcW w:w="0" w:type="auto"/>
            <w:noWrap/>
            <w:hideMark/>
          </w:tcPr>
          <w:p w14:paraId="7A82CBC3" w14:textId="7C7822B0" w:rsidR="006E6FA5" w:rsidRPr="004E2930" w:rsidDel="00AB1945" w:rsidRDefault="006E6FA5" w:rsidP="00627E9C">
            <w:pPr>
              <w:jc w:val="right"/>
              <w:rPr>
                <w:del w:id="474" w:author="ADRIANA JARDIM ARIAS PEREIRA" w:date="2022-10-19T19:12:00Z"/>
                <w:rFonts w:ascii="Calibri" w:eastAsia="Times New Roman" w:hAnsi="Calibri" w:cs="Calibri"/>
                <w:color w:val="000000"/>
                <w:lang w:eastAsia="pt-BR"/>
              </w:rPr>
            </w:pPr>
            <w:del w:id="475" w:author="ADRIANA JARDIM ARIAS PEREIRA" w:date="2022-10-19T19:12:00Z">
              <w:r w:rsidRPr="004E2930" w:rsidDel="00AB1945">
                <w:rPr>
                  <w:rFonts w:ascii="Calibri" w:eastAsia="Times New Roman" w:hAnsi="Calibri" w:cs="Calibri"/>
                  <w:color w:val="000000"/>
                  <w:lang w:eastAsia="pt-BR"/>
                </w:rPr>
                <w:delText>2%</w:delText>
              </w:r>
            </w:del>
          </w:p>
        </w:tc>
      </w:tr>
      <w:tr w:rsidR="00E73554" w:rsidRPr="004E2930" w:rsidDel="00AB1945" w14:paraId="099FAA1A" w14:textId="246BEC82" w:rsidTr="00E73554">
        <w:trPr>
          <w:trHeight w:val="292"/>
          <w:del w:id="476" w:author="ADRIANA JARDIM ARIAS PEREIRA" w:date="2022-10-19T19:12:00Z"/>
        </w:trPr>
        <w:tc>
          <w:tcPr>
            <w:tcW w:w="0" w:type="auto"/>
            <w:noWrap/>
            <w:hideMark/>
          </w:tcPr>
          <w:p w14:paraId="73770F39" w14:textId="68280985" w:rsidR="006E6FA5" w:rsidRPr="004E2930" w:rsidDel="00AB1945" w:rsidRDefault="006E6FA5" w:rsidP="00627E9C">
            <w:pPr>
              <w:ind w:firstLineChars="100" w:firstLine="220"/>
              <w:jc w:val="left"/>
              <w:rPr>
                <w:del w:id="477" w:author="ADRIANA JARDIM ARIAS PEREIRA" w:date="2022-10-19T19:12:00Z"/>
                <w:rFonts w:ascii="Calibri" w:eastAsia="Times New Roman" w:hAnsi="Calibri" w:cs="Calibri"/>
                <w:color w:val="000000"/>
                <w:lang w:eastAsia="pt-BR"/>
              </w:rPr>
            </w:pPr>
            <w:del w:id="478" w:author="ADRIANA JARDIM ARIAS PEREIRA" w:date="2022-10-19T19:12:00Z">
              <w:r w:rsidRPr="004E2930" w:rsidDel="00AB1945">
                <w:rPr>
                  <w:rFonts w:ascii="Calibri" w:eastAsia="Times New Roman" w:hAnsi="Calibri" w:cs="Calibri"/>
                  <w:color w:val="000000"/>
                  <w:lang w:eastAsia="pt-BR"/>
                </w:rPr>
                <w:delText>Transporte</w:delText>
              </w:r>
            </w:del>
          </w:p>
        </w:tc>
        <w:tc>
          <w:tcPr>
            <w:tcW w:w="0" w:type="auto"/>
            <w:noWrap/>
            <w:hideMark/>
          </w:tcPr>
          <w:p w14:paraId="398FF3F2" w14:textId="63BC26CD" w:rsidR="006E6FA5" w:rsidRPr="004E2930" w:rsidDel="00AB1945" w:rsidRDefault="006E6FA5" w:rsidP="00627E9C">
            <w:pPr>
              <w:jc w:val="right"/>
              <w:rPr>
                <w:del w:id="479" w:author="ADRIANA JARDIM ARIAS PEREIRA" w:date="2022-10-19T19:12:00Z"/>
                <w:rFonts w:ascii="Calibri" w:eastAsia="Times New Roman" w:hAnsi="Calibri" w:cs="Calibri"/>
                <w:color w:val="000000"/>
                <w:lang w:eastAsia="pt-BR"/>
              </w:rPr>
            </w:pPr>
            <w:del w:id="480" w:author="ADRIANA JARDIM ARIAS PEREIRA" w:date="2022-10-19T19:12:00Z">
              <w:r w:rsidRPr="004E2930" w:rsidDel="00AB1945">
                <w:rPr>
                  <w:rFonts w:ascii="Calibri" w:eastAsia="Times New Roman" w:hAnsi="Calibri" w:cs="Calibri"/>
                  <w:color w:val="000000"/>
                  <w:lang w:eastAsia="pt-BR"/>
                </w:rPr>
                <w:delText>43</w:delText>
              </w:r>
            </w:del>
          </w:p>
        </w:tc>
        <w:tc>
          <w:tcPr>
            <w:tcW w:w="0" w:type="auto"/>
            <w:noWrap/>
            <w:hideMark/>
          </w:tcPr>
          <w:p w14:paraId="628E56AA" w14:textId="04C21352" w:rsidR="006E6FA5" w:rsidRPr="004E2930" w:rsidDel="00AB1945" w:rsidRDefault="006E6FA5" w:rsidP="00627E9C">
            <w:pPr>
              <w:jc w:val="right"/>
              <w:rPr>
                <w:del w:id="481" w:author="ADRIANA JARDIM ARIAS PEREIRA" w:date="2022-10-19T19:12:00Z"/>
                <w:rFonts w:ascii="Calibri" w:eastAsia="Times New Roman" w:hAnsi="Calibri" w:cs="Calibri"/>
                <w:color w:val="000000"/>
                <w:lang w:eastAsia="pt-BR"/>
              </w:rPr>
            </w:pPr>
            <w:del w:id="482" w:author="ADRIANA JARDIM ARIAS PEREIRA" w:date="2022-10-19T19:12:00Z">
              <w:r w:rsidRPr="004E2930" w:rsidDel="00AB1945">
                <w:rPr>
                  <w:rFonts w:ascii="Calibri" w:eastAsia="Times New Roman" w:hAnsi="Calibri" w:cs="Calibri"/>
                  <w:color w:val="000000"/>
                  <w:lang w:eastAsia="pt-BR"/>
                </w:rPr>
                <w:delText>2%</w:delText>
              </w:r>
            </w:del>
          </w:p>
        </w:tc>
      </w:tr>
      <w:tr w:rsidR="004E2930" w:rsidRPr="004E2930" w:rsidDel="00AB1945" w14:paraId="7E41D544" w14:textId="68F73086" w:rsidTr="004E2930">
        <w:trPr>
          <w:trHeight w:val="292"/>
          <w:del w:id="483" w:author="ADRIANA JARDIM ARIAS PEREIRA" w:date="2022-10-19T19:12:00Z"/>
        </w:trPr>
        <w:tc>
          <w:tcPr>
            <w:tcW w:w="0" w:type="auto"/>
            <w:noWrap/>
            <w:hideMark/>
          </w:tcPr>
          <w:p w14:paraId="4D4D61F7" w14:textId="1B0E7A3D" w:rsidR="006E6FA5" w:rsidRPr="00E73554" w:rsidDel="00AB1945" w:rsidRDefault="00A57BFD" w:rsidP="00627E9C">
            <w:pPr>
              <w:jc w:val="left"/>
              <w:rPr>
                <w:del w:id="484" w:author="ADRIANA JARDIM ARIAS PEREIRA" w:date="2022-10-19T19:12:00Z"/>
                <w:rFonts w:ascii="Calibri" w:eastAsia="Times New Roman" w:hAnsi="Calibri" w:cs="Calibri"/>
                <w:color w:val="000000"/>
                <w:lang w:eastAsia="pt-BR"/>
              </w:rPr>
            </w:pPr>
            <w:del w:id="485" w:author="ADRIANA JARDIM ARIAS PEREIRA" w:date="2022-10-19T19:12:00Z">
              <w:r w:rsidRPr="00E73554" w:rsidDel="00AB1945">
                <w:rPr>
                  <w:rFonts w:ascii="Calibri" w:eastAsia="Times New Roman" w:hAnsi="Calibri" w:cs="Calibri"/>
                  <w:color w:val="000000"/>
                  <w:lang w:eastAsia="pt-BR"/>
                </w:rPr>
                <w:delText>período</w:delText>
              </w:r>
            </w:del>
          </w:p>
        </w:tc>
        <w:tc>
          <w:tcPr>
            <w:tcW w:w="0" w:type="auto"/>
            <w:noWrap/>
            <w:hideMark/>
          </w:tcPr>
          <w:p w14:paraId="2CB41540" w14:textId="28DD90CE" w:rsidR="006E6FA5" w:rsidRPr="00E73554" w:rsidDel="00AB1945" w:rsidRDefault="006E6FA5" w:rsidP="00627E9C">
            <w:pPr>
              <w:jc w:val="right"/>
              <w:rPr>
                <w:del w:id="486" w:author="ADRIANA JARDIM ARIAS PEREIRA" w:date="2022-10-19T19:12:00Z"/>
                <w:rFonts w:ascii="Calibri" w:eastAsia="Times New Roman" w:hAnsi="Calibri" w:cs="Calibri"/>
                <w:color w:val="000000"/>
                <w:lang w:eastAsia="pt-BR"/>
              </w:rPr>
            </w:pPr>
            <w:del w:id="487" w:author="ADRIANA JARDIM ARIAS PEREIRA" w:date="2022-10-19T19:12:00Z">
              <w:r w:rsidRPr="00E73554" w:rsidDel="00AB1945">
                <w:rPr>
                  <w:rFonts w:ascii="Calibri" w:eastAsia="Times New Roman" w:hAnsi="Calibri" w:cs="Calibri"/>
                  <w:color w:val="000000"/>
                  <w:lang w:eastAsia="pt-BR"/>
                </w:rPr>
                <w:delText>2530</w:delText>
              </w:r>
            </w:del>
          </w:p>
        </w:tc>
        <w:tc>
          <w:tcPr>
            <w:tcW w:w="0" w:type="auto"/>
            <w:noWrap/>
            <w:hideMark/>
          </w:tcPr>
          <w:p w14:paraId="13A00DE5" w14:textId="0E1223E1" w:rsidR="006E6FA5" w:rsidRPr="00E73554" w:rsidDel="00AB1945" w:rsidRDefault="006E6FA5" w:rsidP="00627E9C">
            <w:pPr>
              <w:jc w:val="right"/>
              <w:rPr>
                <w:del w:id="488" w:author="ADRIANA JARDIM ARIAS PEREIRA" w:date="2022-10-19T19:12:00Z"/>
                <w:rFonts w:ascii="Calibri" w:eastAsia="Times New Roman" w:hAnsi="Calibri" w:cs="Calibri"/>
                <w:color w:val="000000"/>
                <w:lang w:eastAsia="pt-BR"/>
              </w:rPr>
            </w:pPr>
            <w:del w:id="489" w:author="ADRIANA JARDIM ARIAS PEREIRA" w:date="2022-10-19T19:12:00Z">
              <w:r w:rsidRPr="00E73554" w:rsidDel="00AB1945">
                <w:rPr>
                  <w:rFonts w:ascii="Calibri" w:eastAsia="Times New Roman" w:hAnsi="Calibri" w:cs="Calibri"/>
                  <w:color w:val="000000"/>
                  <w:lang w:eastAsia="pt-BR"/>
                </w:rPr>
                <w:delText>100%</w:delText>
              </w:r>
            </w:del>
          </w:p>
        </w:tc>
      </w:tr>
      <w:tr w:rsidR="00E73554" w:rsidRPr="004E2930" w:rsidDel="00AB1945" w14:paraId="505F5F6D" w14:textId="24F6F93B" w:rsidTr="00E73554">
        <w:trPr>
          <w:trHeight w:val="292"/>
          <w:del w:id="490" w:author="ADRIANA JARDIM ARIAS PEREIRA" w:date="2022-10-19T19:12:00Z"/>
        </w:trPr>
        <w:tc>
          <w:tcPr>
            <w:tcW w:w="0" w:type="auto"/>
            <w:noWrap/>
            <w:hideMark/>
          </w:tcPr>
          <w:p w14:paraId="3E9F920E" w14:textId="14B3062D" w:rsidR="006E6FA5" w:rsidRPr="004E2930" w:rsidDel="00AB1945" w:rsidRDefault="006E6FA5" w:rsidP="00627E9C">
            <w:pPr>
              <w:ind w:firstLineChars="100" w:firstLine="220"/>
              <w:jc w:val="left"/>
              <w:rPr>
                <w:del w:id="491" w:author="ADRIANA JARDIM ARIAS PEREIRA" w:date="2022-10-19T19:12:00Z"/>
                <w:rFonts w:ascii="Calibri" w:eastAsia="Times New Roman" w:hAnsi="Calibri" w:cs="Calibri"/>
                <w:color w:val="000000"/>
                <w:lang w:eastAsia="pt-BR"/>
              </w:rPr>
            </w:pPr>
            <w:del w:id="492" w:author="ADRIANA JARDIM ARIAS PEREIRA" w:date="2022-10-19T19:12:00Z">
              <w:r w:rsidRPr="004E2930" w:rsidDel="00AB1945">
                <w:rPr>
                  <w:rFonts w:ascii="Calibri" w:eastAsia="Times New Roman" w:hAnsi="Calibri" w:cs="Calibri"/>
                  <w:color w:val="000000"/>
                  <w:lang w:eastAsia="pt-BR"/>
                </w:rPr>
                <w:delText>integral</w:delText>
              </w:r>
            </w:del>
          </w:p>
        </w:tc>
        <w:tc>
          <w:tcPr>
            <w:tcW w:w="0" w:type="auto"/>
            <w:noWrap/>
            <w:hideMark/>
          </w:tcPr>
          <w:p w14:paraId="0AB302C6" w14:textId="3D3C0E14" w:rsidR="006E6FA5" w:rsidRPr="004E2930" w:rsidDel="00AB1945" w:rsidRDefault="006E6FA5" w:rsidP="00627E9C">
            <w:pPr>
              <w:jc w:val="right"/>
              <w:rPr>
                <w:del w:id="493" w:author="ADRIANA JARDIM ARIAS PEREIRA" w:date="2022-10-19T19:12:00Z"/>
                <w:rFonts w:ascii="Calibri" w:eastAsia="Times New Roman" w:hAnsi="Calibri" w:cs="Calibri"/>
                <w:color w:val="000000"/>
                <w:lang w:eastAsia="pt-BR"/>
              </w:rPr>
            </w:pPr>
            <w:del w:id="494" w:author="ADRIANA JARDIM ARIAS PEREIRA" w:date="2022-10-19T19:12:00Z">
              <w:r w:rsidRPr="004E2930" w:rsidDel="00AB1945">
                <w:rPr>
                  <w:rFonts w:ascii="Calibri" w:eastAsia="Times New Roman" w:hAnsi="Calibri" w:cs="Calibri"/>
                  <w:color w:val="000000"/>
                  <w:lang w:eastAsia="pt-BR"/>
                </w:rPr>
                <w:delText>2420</w:delText>
              </w:r>
            </w:del>
          </w:p>
        </w:tc>
        <w:tc>
          <w:tcPr>
            <w:tcW w:w="0" w:type="auto"/>
            <w:noWrap/>
            <w:hideMark/>
          </w:tcPr>
          <w:p w14:paraId="107E17AF" w14:textId="26D06D1F" w:rsidR="006E6FA5" w:rsidRPr="004E2930" w:rsidDel="00AB1945" w:rsidRDefault="006E6FA5" w:rsidP="00627E9C">
            <w:pPr>
              <w:jc w:val="right"/>
              <w:rPr>
                <w:del w:id="495" w:author="ADRIANA JARDIM ARIAS PEREIRA" w:date="2022-10-19T19:12:00Z"/>
                <w:rFonts w:ascii="Calibri" w:eastAsia="Times New Roman" w:hAnsi="Calibri" w:cs="Calibri"/>
                <w:color w:val="000000"/>
                <w:lang w:eastAsia="pt-BR"/>
              </w:rPr>
            </w:pPr>
            <w:del w:id="496" w:author="ADRIANA JARDIM ARIAS PEREIRA" w:date="2022-10-19T19:12:00Z">
              <w:r w:rsidRPr="004E2930" w:rsidDel="00AB1945">
                <w:rPr>
                  <w:rFonts w:ascii="Calibri" w:eastAsia="Times New Roman" w:hAnsi="Calibri" w:cs="Calibri"/>
                  <w:color w:val="000000"/>
                  <w:lang w:eastAsia="pt-BR"/>
                </w:rPr>
                <w:delText>96%</w:delText>
              </w:r>
            </w:del>
          </w:p>
        </w:tc>
      </w:tr>
      <w:tr w:rsidR="004E2930" w:rsidRPr="004E2930" w:rsidDel="00AB1945" w14:paraId="6844B74E" w14:textId="0C6AE13A" w:rsidTr="004E2930">
        <w:trPr>
          <w:trHeight w:val="292"/>
          <w:del w:id="497" w:author="ADRIANA JARDIM ARIAS PEREIRA" w:date="2022-10-19T19:12:00Z"/>
        </w:trPr>
        <w:tc>
          <w:tcPr>
            <w:tcW w:w="0" w:type="auto"/>
            <w:noWrap/>
            <w:hideMark/>
          </w:tcPr>
          <w:p w14:paraId="75DCC40B" w14:textId="4CB54056" w:rsidR="006E6FA5" w:rsidRPr="004E2930" w:rsidDel="00AB1945" w:rsidRDefault="006E6FA5" w:rsidP="00627E9C">
            <w:pPr>
              <w:ind w:firstLineChars="100" w:firstLine="220"/>
              <w:jc w:val="left"/>
              <w:rPr>
                <w:del w:id="498" w:author="ADRIANA JARDIM ARIAS PEREIRA" w:date="2022-10-19T19:12:00Z"/>
                <w:rFonts w:ascii="Calibri" w:eastAsia="Times New Roman" w:hAnsi="Calibri" w:cs="Calibri"/>
                <w:color w:val="000000"/>
                <w:lang w:eastAsia="pt-BR"/>
              </w:rPr>
            </w:pPr>
            <w:del w:id="499" w:author="ADRIANA JARDIM ARIAS PEREIRA" w:date="2022-10-19T19:12:00Z">
              <w:r w:rsidRPr="004E2930" w:rsidDel="00AB1945">
                <w:rPr>
                  <w:rFonts w:ascii="Calibri" w:eastAsia="Times New Roman" w:hAnsi="Calibri" w:cs="Calibri"/>
                  <w:color w:val="000000"/>
                  <w:lang w:eastAsia="pt-BR"/>
                </w:rPr>
                <w:delText>meio</w:delText>
              </w:r>
            </w:del>
          </w:p>
        </w:tc>
        <w:tc>
          <w:tcPr>
            <w:tcW w:w="0" w:type="auto"/>
            <w:noWrap/>
            <w:hideMark/>
          </w:tcPr>
          <w:p w14:paraId="3159C5F8" w14:textId="0E26D5E7" w:rsidR="006E6FA5" w:rsidRPr="004E2930" w:rsidDel="00AB1945" w:rsidRDefault="006E6FA5" w:rsidP="00627E9C">
            <w:pPr>
              <w:jc w:val="right"/>
              <w:rPr>
                <w:del w:id="500" w:author="ADRIANA JARDIM ARIAS PEREIRA" w:date="2022-10-19T19:12:00Z"/>
                <w:rFonts w:ascii="Calibri" w:eastAsia="Times New Roman" w:hAnsi="Calibri" w:cs="Calibri"/>
                <w:color w:val="000000"/>
                <w:lang w:eastAsia="pt-BR"/>
              </w:rPr>
            </w:pPr>
            <w:del w:id="501" w:author="ADRIANA JARDIM ARIAS PEREIRA" w:date="2022-10-19T19:12:00Z">
              <w:r w:rsidRPr="004E2930" w:rsidDel="00AB1945">
                <w:rPr>
                  <w:rFonts w:ascii="Calibri" w:eastAsia="Times New Roman" w:hAnsi="Calibri" w:cs="Calibri"/>
                  <w:color w:val="000000"/>
                  <w:lang w:eastAsia="pt-BR"/>
                </w:rPr>
                <w:delText>110</w:delText>
              </w:r>
            </w:del>
          </w:p>
        </w:tc>
        <w:tc>
          <w:tcPr>
            <w:tcW w:w="0" w:type="auto"/>
            <w:noWrap/>
            <w:hideMark/>
          </w:tcPr>
          <w:p w14:paraId="5C0C8B31" w14:textId="33A64326" w:rsidR="006E6FA5" w:rsidRPr="004E2930" w:rsidDel="00AB1945" w:rsidRDefault="006E6FA5" w:rsidP="00627E9C">
            <w:pPr>
              <w:jc w:val="right"/>
              <w:rPr>
                <w:del w:id="502" w:author="ADRIANA JARDIM ARIAS PEREIRA" w:date="2022-10-19T19:12:00Z"/>
                <w:rFonts w:ascii="Calibri" w:eastAsia="Times New Roman" w:hAnsi="Calibri" w:cs="Calibri"/>
                <w:color w:val="000000"/>
                <w:lang w:eastAsia="pt-BR"/>
              </w:rPr>
            </w:pPr>
            <w:del w:id="503" w:author="ADRIANA JARDIM ARIAS PEREIRA" w:date="2022-10-19T19:12:00Z">
              <w:r w:rsidRPr="004E2930" w:rsidDel="00AB1945">
                <w:rPr>
                  <w:rFonts w:ascii="Calibri" w:eastAsia="Times New Roman" w:hAnsi="Calibri" w:cs="Calibri"/>
                  <w:color w:val="000000"/>
                  <w:lang w:eastAsia="pt-BR"/>
                </w:rPr>
                <w:delText>4%</w:delText>
              </w:r>
            </w:del>
          </w:p>
        </w:tc>
      </w:tr>
      <w:tr w:rsidR="00E73554" w:rsidRPr="004E2930" w:rsidDel="00AB1945" w14:paraId="77E5606D" w14:textId="287F2131" w:rsidTr="00E73554">
        <w:trPr>
          <w:trHeight w:val="292"/>
          <w:del w:id="504" w:author="ADRIANA JARDIM ARIAS PEREIRA" w:date="2022-10-19T19:12:00Z"/>
        </w:trPr>
        <w:tc>
          <w:tcPr>
            <w:tcW w:w="0" w:type="auto"/>
            <w:noWrap/>
            <w:hideMark/>
          </w:tcPr>
          <w:p w14:paraId="2F3929BE" w14:textId="2567EDCD" w:rsidR="006E6FA5" w:rsidRPr="00E73554" w:rsidDel="00AB1945" w:rsidRDefault="006E6FA5" w:rsidP="00627E9C">
            <w:pPr>
              <w:jc w:val="left"/>
              <w:rPr>
                <w:del w:id="505" w:author="ADRIANA JARDIM ARIAS PEREIRA" w:date="2022-10-19T19:12:00Z"/>
                <w:rFonts w:ascii="Calibri" w:eastAsia="Times New Roman" w:hAnsi="Calibri" w:cs="Calibri"/>
                <w:color w:val="000000"/>
                <w:lang w:eastAsia="pt-BR"/>
              </w:rPr>
            </w:pPr>
            <w:del w:id="506" w:author="ADRIANA JARDIM ARIAS PEREIRA" w:date="2022-10-19T19:12:00Z">
              <w:r w:rsidRPr="00E73554" w:rsidDel="00AB1945">
                <w:rPr>
                  <w:rFonts w:ascii="Calibri" w:eastAsia="Times New Roman" w:hAnsi="Calibri" w:cs="Calibri"/>
                  <w:color w:val="000000"/>
                  <w:lang w:eastAsia="pt-BR"/>
                </w:rPr>
                <w:delText>turno</w:delText>
              </w:r>
            </w:del>
          </w:p>
        </w:tc>
        <w:tc>
          <w:tcPr>
            <w:tcW w:w="0" w:type="auto"/>
            <w:noWrap/>
            <w:hideMark/>
          </w:tcPr>
          <w:p w14:paraId="3F0321E9" w14:textId="5A7ECC83" w:rsidR="006E6FA5" w:rsidRPr="00E73554" w:rsidDel="00AB1945" w:rsidRDefault="006E6FA5" w:rsidP="00627E9C">
            <w:pPr>
              <w:jc w:val="right"/>
              <w:rPr>
                <w:del w:id="507" w:author="ADRIANA JARDIM ARIAS PEREIRA" w:date="2022-10-19T19:12:00Z"/>
                <w:rFonts w:ascii="Calibri" w:eastAsia="Times New Roman" w:hAnsi="Calibri" w:cs="Calibri"/>
                <w:color w:val="000000"/>
                <w:lang w:eastAsia="pt-BR"/>
              </w:rPr>
            </w:pPr>
            <w:del w:id="508" w:author="ADRIANA JARDIM ARIAS PEREIRA" w:date="2022-10-19T19:12:00Z">
              <w:r w:rsidRPr="00E73554" w:rsidDel="00AB1945">
                <w:rPr>
                  <w:rFonts w:ascii="Calibri" w:eastAsia="Times New Roman" w:hAnsi="Calibri" w:cs="Calibri"/>
                  <w:color w:val="000000"/>
                  <w:lang w:eastAsia="pt-BR"/>
                </w:rPr>
                <w:delText>2530</w:delText>
              </w:r>
            </w:del>
          </w:p>
        </w:tc>
        <w:tc>
          <w:tcPr>
            <w:tcW w:w="0" w:type="auto"/>
            <w:noWrap/>
            <w:hideMark/>
          </w:tcPr>
          <w:p w14:paraId="7638B0D9" w14:textId="298683E8" w:rsidR="006E6FA5" w:rsidRPr="00E73554" w:rsidDel="00AB1945" w:rsidRDefault="006E6FA5" w:rsidP="00627E9C">
            <w:pPr>
              <w:jc w:val="right"/>
              <w:rPr>
                <w:del w:id="509" w:author="ADRIANA JARDIM ARIAS PEREIRA" w:date="2022-10-19T19:12:00Z"/>
                <w:rFonts w:ascii="Calibri" w:eastAsia="Times New Roman" w:hAnsi="Calibri" w:cs="Calibri"/>
                <w:color w:val="000000"/>
                <w:lang w:eastAsia="pt-BR"/>
              </w:rPr>
            </w:pPr>
            <w:del w:id="510" w:author="ADRIANA JARDIM ARIAS PEREIRA" w:date="2022-10-19T19:12:00Z">
              <w:r w:rsidRPr="00E73554" w:rsidDel="00AB1945">
                <w:rPr>
                  <w:rFonts w:ascii="Calibri" w:eastAsia="Times New Roman" w:hAnsi="Calibri" w:cs="Calibri"/>
                  <w:color w:val="000000"/>
                  <w:lang w:eastAsia="pt-BR"/>
                </w:rPr>
                <w:delText>100%</w:delText>
              </w:r>
            </w:del>
          </w:p>
        </w:tc>
      </w:tr>
      <w:tr w:rsidR="004E2930" w:rsidRPr="004E2930" w:rsidDel="00AB1945" w14:paraId="21DE8977" w14:textId="75FA6C66" w:rsidTr="004E2930">
        <w:trPr>
          <w:trHeight w:val="292"/>
          <w:del w:id="511" w:author="ADRIANA JARDIM ARIAS PEREIRA" w:date="2022-10-19T19:12:00Z"/>
        </w:trPr>
        <w:tc>
          <w:tcPr>
            <w:tcW w:w="0" w:type="auto"/>
            <w:noWrap/>
            <w:hideMark/>
          </w:tcPr>
          <w:p w14:paraId="35B12F82" w14:textId="33E41E4C" w:rsidR="006E6FA5" w:rsidRPr="004E2930" w:rsidDel="00AB1945" w:rsidRDefault="006E6FA5" w:rsidP="00627E9C">
            <w:pPr>
              <w:ind w:firstLineChars="100" w:firstLine="220"/>
              <w:jc w:val="left"/>
              <w:rPr>
                <w:del w:id="512" w:author="ADRIANA JARDIM ARIAS PEREIRA" w:date="2022-10-19T19:12:00Z"/>
                <w:rFonts w:ascii="Calibri" w:eastAsia="Times New Roman" w:hAnsi="Calibri" w:cs="Calibri"/>
                <w:color w:val="000000"/>
                <w:lang w:eastAsia="pt-BR"/>
              </w:rPr>
            </w:pPr>
            <w:del w:id="513" w:author="ADRIANA JARDIM ARIAS PEREIRA" w:date="2022-10-19T19:12:00Z">
              <w:r w:rsidRPr="004E2930" w:rsidDel="00AB1945">
                <w:rPr>
                  <w:rFonts w:ascii="Calibri" w:eastAsia="Times New Roman" w:hAnsi="Calibri" w:cs="Calibri"/>
                  <w:color w:val="000000"/>
                  <w:lang w:eastAsia="pt-BR"/>
                </w:rPr>
                <w:delText>manhã</w:delText>
              </w:r>
            </w:del>
          </w:p>
        </w:tc>
        <w:tc>
          <w:tcPr>
            <w:tcW w:w="0" w:type="auto"/>
            <w:noWrap/>
            <w:hideMark/>
          </w:tcPr>
          <w:p w14:paraId="69785615" w14:textId="16CE5DDB" w:rsidR="006E6FA5" w:rsidRPr="004E2930" w:rsidDel="00AB1945" w:rsidRDefault="006E6FA5" w:rsidP="00627E9C">
            <w:pPr>
              <w:jc w:val="right"/>
              <w:rPr>
                <w:del w:id="514" w:author="ADRIANA JARDIM ARIAS PEREIRA" w:date="2022-10-19T19:12:00Z"/>
                <w:rFonts w:ascii="Calibri" w:eastAsia="Times New Roman" w:hAnsi="Calibri" w:cs="Calibri"/>
                <w:color w:val="000000"/>
                <w:lang w:eastAsia="pt-BR"/>
              </w:rPr>
            </w:pPr>
            <w:del w:id="515" w:author="ADRIANA JARDIM ARIAS PEREIRA" w:date="2022-10-19T19:12:00Z">
              <w:r w:rsidRPr="004E2930" w:rsidDel="00AB1945">
                <w:rPr>
                  <w:rFonts w:ascii="Calibri" w:eastAsia="Times New Roman" w:hAnsi="Calibri" w:cs="Calibri"/>
                  <w:color w:val="000000"/>
                  <w:lang w:eastAsia="pt-BR"/>
                </w:rPr>
                <w:delText>1767</w:delText>
              </w:r>
            </w:del>
          </w:p>
        </w:tc>
        <w:tc>
          <w:tcPr>
            <w:tcW w:w="0" w:type="auto"/>
            <w:noWrap/>
            <w:hideMark/>
          </w:tcPr>
          <w:p w14:paraId="488B44E3" w14:textId="64F3BF2F" w:rsidR="006E6FA5" w:rsidRPr="004E2930" w:rsidDel="00AB1945" w:rsidRDefault="006E6FA5" w:rsidP="00627E9C">
            <w:pPr>
              <w:jc w:val="right"/>
              <w:rPr>
                <w:del w:id="516" w:author="ADRIANA JARDIM ARIAS PEREIRA" w:date="2022-10-19T19:12:00Z"/>
                <w:rFonts w:ascii="Calibri" w:eastAsia="Times New Roman" w:hAnsi="Calibri" w:cs="Calibri"/>
                <w:color w:val="000000"/>
                <w:lang w:eastAsia="pt-BR"/>
              </w:rPr>
            </w:pPr>
            <w:del w:id="517" w:author="ADRIANA JARDIM ARIAS PEREIRA" w:date="2022-10-19T19:12:00Z">
              <w:r w:rsidRPr="004E2930" w:rsidDel="00AB1945">
                <w:rPr>
                  <w:rFonts w:ascii="Calibri" w:eastAsia="Times New Roman" w:hAnsi="Calibri" w:cs="Calibri"/>
                  <w:color w:val="000000"/>
                  <w:lang w:eastAsia="pt-BR"/>
                </w:rPr>
                <w:delText>70%</w:delText>
              </w:r>
            </w:del>
          </w:p>
        </w:tc>
      </w:tr>
      <w:tr w:rsidR="00E73554" w:rsidRPr="004E2930" w:rsidDel="00AB1945" w14:paraId="0686BCB6" w14:textId="45E18222" w:rsidTr="00E73554">
        <w:trPr>
          <w:trHeight w:val="292"/>
          <w:del w:id="518" w:author="ADRIANA JARDIM ARIAS PEREIRA" w:date="2022-10-19T19:12:00Z"/>
        </w:trPr>
        <w:tc>
          <w:tcPr>
            <w:tcW w:w="0" w:type="auto"/>
            <w:noWrap/>
            <w:hideMark/>
          </w:tcPr>
          <w:p w14:paraId="714C5B44" w14:textId="3FF8366E" w:rsidR="006E6FA5" w:rsidRPr="004E2930" w:rsidDel="00AB1945" w:rsidRDefault="006E6FA5" w:rsidP="00627E9C">
            <w:pPr>
              <w:ind w:firstLineChars="100" w:firstLine="220"/>
              <w:jc w:val="left"/>
              <w:rPr>
                <w:del w:id="519" w:author="ADRIANA JARDIM ARIAS PEREIRA" w:date="2022-10-19T19:12:00Z"/>
                <w:rFonts w:ascii="Calibri" w:eastAsia="Times New Roman" w:hAnsi="Calibri" w:cs="Calibri"/>
                <w:color w:val="000000"/>
                <w:lang w:eastAsia="pt-BR"/>
              </w:rPr>
            </w:pPr>
            <w:del w:id="520" w:author="ADRIANA JARDIM ARIAS PEREIRA" w:date="2022-10-19T19:12:00Z">
              <w:r w:rsidRPr="004E2930" w:rsidDel="00AB1945">
                <w:rPr>
                  <w:rFonts w:ascii="Calibri" w:eastAsia="Times New Roman" w:hAnsi="Calibri" w:cs="Calibri"/>
                  <w:color w:val="000000"/>
                  <w:lang w:eastAsia="pt-BR"/>
                </w:rPr>
                <w:delText>noite</w:delText>
              </w:r>
            </w:del>
          </w:p>
        </w:tc>
        <w:tc>
          <w:tcPr>
            <w:tcW w:w="0" w:type="auto"/>
            <w:noWrap/>
            <w:hideMark/>
          </w:tcPr>
          <w:p w14:paraId="19563305" w14:textId="11184955" w:rsidR="006E6FA5" w:rsidRPr="004E2930" w:rsidDel="00AB1945" w:rsidRDefault="006E6FA5" w:rsidP="00627E9C">
            <w:pPr>
              <w:jc w:val="right"/>
              <w:rPr>
                <w:del w:id="521" w:author="ADRIANA JARDIM ARIAS PEREIRA" w:date="2022-10-19T19:12:00Z"/>
                <w:rFonts w:ascii="Calibri" w:eastAsia="Times New Roman" w:hAnsi="Calibri" w:cs="Calibri"/>
                <w:color w:val="000000"/>
                <w:lang w:eastAsia="pt-BR"/>
              </w:rPr>
            </w:pPr>
            <w:del w:id="522" w:author="ADRIANA JARDIM ARIAS PEREIRA" w:date="2022-10-19T19:12:00Z">
              <w:r w:rsidRPr="004E2930" w:rsidDel="00AB1945">
                <w:rPr>
                  <w:rFonts w:ascii="Calibri" w:eastAsia="Times New Roman" w:hAnsi="Calibri" w:cs="Calibri"/>
                  <w:color w:val="000000"/>
                  <w:lang w:eastAsia="pt-BR"/>
                </w:rPr>
                <w:delText>140</w:delText>
              </w:r>
            </w:del>
          </w:p>
        </w:tc>
        <w:tc>
          <w:tcPr>
            <w:tcW w:w="0" w:type="auto"/>
            <w:noWrap/>
            <w:hideMark/>
          </w:tcPr>
          <w:p w14:paraId="1AF00F46" w14:textId="0B5E90B1" w:rsidR="006E6FA5" w:rsidRPr="004E2930" w:rsidDel="00AB1945" w:rsidRDefault="006E6FA5" w:rsidP="00627E9C">
            <w:pPr>
              <w:jc w:val="right"/>
              <w:rPr>
                <w:del w:id="523" w:author="ADRIANA JARDIM ARIAS PEREIRA" w:date="2022-10-19T19:12:00Z"/>
                <w:rFonts w:ascii="Calibri" w:eastAsia="Times New Roman" w:hAnsi="Calibri" w:cs="Calibri"/>
                <w:color w:val="000000"/>
                <w:lang w:eastAsia="pt-BR"/>
              </w:rPr>
            </w:pPr>
            <w:del w:id="524" w:author="ADRIANA JARDIM ARIAS PEREIRA" w:date="2022-10-19T19:12:00Z">
              <w:r w:rsidRPr="004E2930" w:rsidDel="00AB1945">
                <w:rPr>
                  <w:rFonts w:ascii="Calibri" w:eastAsia="Times New Roman" w:hAnsi="Calibri" w:cs="Calibri"/>
                  <w:color w:val="000000"/>
                  <w:lang w:eastAsia="pt-BR"/>
                </w:rPr>
                <w:delText>6%</w:delText>
              </w:r>
            </w:del>
          </w:p>
        </w:tc>
      </w:tr>
      <w:tr w:rsidR="004E2930" w:rsidRPr="004E2930" w:rsidDel="00AB1945" w14:paraId="6328EE3D" w14:textId="01698F31" w:rsidTr="004E2930">
        <w:trPr>
          <w:trHeight w:val="292"/>
          <w:del w:id="525" w:author="ADRIANA JARDIM ARIAS PEREIRA" w:date="2022-10-19T19:12:00Z"/>
        </w:trPr>
        <w:tc>
          <w:tcPr>
            <w:tcW w:w="0" w:type="auto"/>
            <w:noWrap/>
            <w:hideMark/>
          </w:tcPr>
          <w:p w14:paraId="7A024225" w14:textId="750C7445" w:rsidR="006E6FA5" w:rsidRPr="004E2930" w:rsidDel="00AB1945" w:rsidRDefault="006E6FA5" w:rsidP="00627E9C">
            <w:pPr>
              <w:spacing w:line="360" w:lineRule="auto"/>
              <w:ind w:firstLineChars="100" w:firstLine="220"/>
              <w:jc w:val="left"/>
              <w:rPr>
                <w:del w:id="526" w:author="ADRIANA JARDIM ARIAS PEREIRA" w:date="2022-10-19T19:12:00Z"/>
                <w:rFonts w:ascii="Calibri" w:eastAsia="Times New Roman" w:hAnsi="Calibri" w:cs="Calibri"/>
                <w:color w:val="000000"/>
                <w:lang w:eastAsia="pt-BR"/>
              </w:rPr>
            </w:pPr>
            <w:del w:id="527" w:author="ADRIANA JARDIM ARIAS PEREIRA" w:date="2022-10-19T19:12:00Z">
              <w:r w:rsidRPr="004E2930" w:rsidDel="00AB1945">
                <w:rPr>
                  <w:rFonts w:ascii="Calibri" w:eastAsia="Times New Roman" w:hAnsi="Calibri" w:cs="Calibri"/>
                  <w:color w:val="000000"/>
                  <w:lang w:eastAsia="pt-BR"/>
                </w:rPr>
                <w:delText>tarde</w:delText>
              </w:r>
            </w:del>
          </w:p>
        </w:tc>
        <w:tc>
          <w:tcPr>
            <w:tcW w:w="0" w:type="auto"/>
            <w:noWrap/>
            <w:hideMark/>
          </w:tcPr>
          <w:p w14:paraId="43B06FD7" w14:textId="0C31EB79" w:rsidR="006E6FA5" w:rsidRPr="004E2930" w:rsidDel="00AB1945" w:rsidRDefault="006E6FA5" w:rsidP="00627E9C">
            <w:pPr>
              <w:spacing w:line="360" w:lineRule="auto"/>
              <w:jc w:val="right"/>
              <w:rPr>
                <w:del w:id="528" w:author="ADRIANA JARDIM ARIAS PEREIRA" w:date="2022-10-19T19:12:00Z"/>
                <w:rFonts w:ascii="Calibri" w:eastAsia="Times New Roman" w:hAnsi="Calibri" w:cs="Calibri"/>
                <w:color w:val="000000"/>
                <w:lang w:eastAsia="pt-BR"/>
              </w:rPr>
            </w:pPr>
            <w:del w:id="529" w:author="ADRIANA JARDIM ARIAS PEREIRA" w:date="2022-10-19T19:12:00Z">
              <w:r w:rsidRPr="004E2930" w:rsidDel="00AB1945">
                <w:rPr>
                  <w:rFonts w:ascii="Calibri" w:eastAsia="Times New Roman" w:hAnsi="Calibri" w:cs="Calibri"/>
                  <w:color w:val="000000"/>
                  <w:lang w:eastAsia="pt-BR"/>
                </w:rPr>
                <w:delText>623</w:delText>
              </w:r>
            </w:del>
          </w:p>
        </w:tc>
        <w:tc>
          <w:tcPr>
            <w:tcW w:w="0" w:type="auto"/>
            <w:noWrap/>
            <w:hideMark/>
          </w:tcPr>
          <w:p w14:paraId="62BF623F" w14:textId="4E7F36E3" w:rsidR="006E6FA5" w:rsidRPr="004E2930" w:rsidDel="00AB1945" w:rsidRDefault="006E6FA5" w:rsidP="00627E9C">
            <w:pPr>
              <w:spacing w:line="360" w:lineRule="auto"/>
              <w:jc w:val="right"/>
              <w:rPr>
                <w:del w:id="530" w:author="ADRIANA JARDIM ARIAS PEREIRA" w:date="2022-10-19T19:12:00Z"/>
                <w:rFonts w:ascii="Calibri" w:eastAsia="Times New Roman" w:hAnsi="Calibri" w:cs="Calibri"/>
                <w:color w:val="000000"/>
                <w:lang w:eastAsia="pt-BR"/>
              </w:rPr>
            </w:pPr>
            <w:del w:id="531" w:author="ADRIANA JARDIM ARIAS PEREIRA" w:date="2022-10-19T19:12:00Z">
              <w:r w:rsidRPr="004E2930" w:rsidDel="00AB1945">
                <w:rPr>
                  <w:rFonts w:ascii="Calibri" w:eastAsia="Times New Roman" w:hAnsi="Calibri" w:cs="Calibri"/>
                  <w:color w:val="000000"/>
                  <w:lang w:eastAsia="pt-BR"/>
                </w:rPr>
                <w:delText>25%</w:delText>
              </w:r>
            </w:del>
          </w:p>
        </w:tc>
      </w:tr>
    </w:tbl>
    <w:p w14:paraId="0765F1C5" w14:textId="53E9E59F" w:rsidR="002B5740" w:rsidRPr="002B5740" w:rsidDel="00683E74" w:rsidRDefault="007E2EF2" w:rsidP="00EE0525">
      <w:pPr>
        <w:pStyle w:val="Legenda"/>
        <w:rPr>
          <w:del w:id="532" w:author="ADRIANA JARDIM ARIAS PEREIRA" w:date="2022-10-19T19:20:00Z"/>
        </w:rPr>
      </w:pPr>
      <w:del w:id="533" w:author="ADRIANA JARDIM ARIAS PEREIRA" w:date="2022-10-19T19:20:00Z">
        <w:r w:rsidRPr="00E73554" w:rsidDel="00683E74">
          <w:rPr>
            <w:i w:val="0"/>
            <w:iCs w:val="0"/>
            <w:color w:val="000000" w:themeColor="text1"/>
            <w:sz w:val="22"/>
            <w:szCs w:val="22"/>
          </w:rPr>
          <w:delText>Fonte: Resultados originais da pesquisa</w:delText>
        </w:r>
      </w:del>
    </w:p>
    <w:p w14:paraId="76A2F70A" w14:textId="6A9D3C19" w:rsidR="00030AA2" w:rsidRDefault="00030AA2" w:rsidP="00627E9C">
      <w:pPr>
        <w:pStyle w:val="PargrafodaLista"/>
        <w:spacing w:line="360" w:lineRule="auto"/>
        <w:ind w:left="0" w:firstLine="709"/>
        <w:rPr>
          <w:b/>
        </w:rPr>
      </w:pPr>
      <w:r>
        <w:t xml:space="preserve">O artigo original que dirigiu este trabalho contém também a tabela abaixo de correlação entre os domínios, subdomínios e constructos apresentados na metodologia do questionário NIOSH. A </w:t>
      </w:r>
      <w:r w:rsidR="00674CB5">
        <w:t>F</w:t>
      </w:r>
      <w:r w:rsidR="007E2EF2">
        <w:t>igura 2</w:t>
      </w:r>
      <w:r>
        <w:t xml:space="preserve"> foi extraída do artigo original (</w:t>
      </w:r>
      <w:r w:rsidR="00EA1444">
        <w:t>Anexo 1)</w:t>
      </w:r>
      <w:r>
        <w:t xml:space="preserve"> </w:t>
      </w:r>
      <w:r w:rsidR="007E2EF2">
        <w:t xml:space="preserve">e se refere </w:t>
      </w:r>
      <w:r w:rsidR="00674C6B">
        <w:t>à tabela</w:t>
      </w:r>
      <w:r>
        <w:t xml:space="preserve"> 5 do artigo</w:t>
      </w:r>
      <w:r w:rsidR="00674CB5">
        <w:t>,</w:t>
      </w:r>
      <w:r>
        <w:t xml:space="preserve"> </w:t>
      </w:r>
      <w:r w:rsidR="007E2EF2">
        <w:lastRenderedPageBreak/>
        <w:t xml:space="preserve">contida </w:t>
      </w:r>
      <w:r>
        <w:t>na página 49. A tabela apresenta as correlações entre todos os domínios (constructos) e alguns dos principais constructos em formato de tabela de contingência</w:t>
      </w:r>
      <w:r w:rsidR="00351904">
        <w:t xml:space="preserve"> (linha </w:t>
      </w:r>
      <w:proofErr w:type="spellStart"/>
      <w:r w:rsidR="00351904">
        <w:t>vs</w:t>
      </w:r>
      <w:proofErr w:type="spellEnd"/>
      <w:r w:rsidR="00351904">
        <w:t xml:space="preserve"> coluna). Nas colunas não foram apresentados todos os constructos desenvolvidos na metodologia. </w:t>
      </w:r>
    </w:p>
    <w:p w14:paraId="54471830" w14:textId="0F78B543" w:rsidR="00030AA2" w:rsidRPr="00C93FC4" w:rsidRDefault="00030AA2" w:rsidP="00627E9C">
      <w:pPr>
        <w:spacing w:line="360" w:lineRule="auto"/>
        <w:rPr>
          <w:b/>
        </w:rPr>
      </w:pPr>
      <w:r w:rsidRPr="00030AA2">
        <w:rPr>
          <w:noProof/>
        </w:rPr>
        <w:drawing>
          <wp:inline distT="0" distB="0" distL="0" distR="0" wp14:anchorId="24CE7B39" wp14:editId="28049644">
            <wp:extent cx="5759450" cy="4019107"/>
            <wp:effectExtent l="0" t="0" r="0" b="0"/>
            <wp:docPr id="6" name="Imagem 6"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abela&#10;&#10;Descrição gerada automaticamente"/>
                    <pic:cNvPicPr/>
                  </pic:nvPicPr>
                  <pic:blipFill rotWithShape="1">
                    <a:blip r:embed="rId13"/>
                    <a:srcRect b="1718"/>
                    <a:stretch/>
                  </pic:blipFill>
                  <pic:spPr bwMode="auto">
                    <a:xfrm>
                      <a:off x="0" y="0"/>
                      <a:ext cx="5759450" cy="4019107"/>
                    </a:xfrm>
                    <a:prstGeom prst="rect">
                      <a:avLst/>
                    </a:prstGeom>
                    <a:ln>
                      <a:noFill/>
                    </a:ln>
                    <a:extLst>
                      <a:ext uri="{53640926-AAD7-44D8-BBD7-CCE9431645EC}">
                        <a14:shadowObscured xmlns:a14="http://schemas.microsoft.com/office/drawing/2010/main"/>
                      </a:ext>
                    </a:extLst>
                  </pic:spPr>
                </pic:pic>
              </a:graphicData>
            </a:graphic>
          </wp:inline>
        </w:drawing>
      </w:r>
    </w:p>
    <w:p w14:paraId="5E7C7173" w14:textId="0D3D0BD6" w:rsidR="006E6FA5" w:rsidRPr="00C93FC4" w:rsidRDefault="00030AA2" w:rsidP="00627E9C">
      <w:pPr>
        <w:spacing w:line="360" w:lineRule="auto"/>
        <w:rPr>
          <w:b/>
        </w:rPr>
      </w:pPr>
      <w:r w:rsidRPr="00030AA2">
        <w:rPr>
          <w:noProof/>
        </w:rPr>
        <w:drawing>
          <wp:inline distT="0" distB="0" distL="0" distR="0" wp14:anchorId="79FBC843" wp14:editId="378973D0">
            <wp:extent cx="5753100" cy="3178810"/>
            <wp:effectExtent l="0" t="0" r="0" b="0"/>
            <wp:docPr id="7" name="Imagem 7"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Tabela&#10;&#10;Descrição gerada automaticamente"/>
                    <pic:cNvPicPr/>
                  </pic:nvPicPr>
                  <pic:blipFill rotWithShape="1">
                    <a:blip r:embed="rId14"/>
                    <a:srcRect t="1891" b="-1"/>
                    <a:stretch/>
                  </pic:blipFill>
                  <pic:spPr bwMode="auto">
                    <a:xfrm>
                      <a:off x="0" y="0"/>
                      <a:ext cx="5817445" cy="3214363"/>
                    </a:xfrm>
                    <a:prstGeom prst="rect">
                      <a:avLst/>
                    </a:prstGeom>
                    <a:ln>
                      <a:noFill/>
                    </a:ln>
                    <a:extLst>
                      <a:ext uri="{53640926-AAD7-44D8-BBD7-CCE9431645EC}">
                        <a14:shadowObscured xmlns:a14="http://schemas.microsoft.com/office/drawing/2010/main"/>
                      </a:ext>
                    </a:extLst>
                  </pic:spPr>
                </pic:pic>
              </a:graphicData>
            </a:graphic>
          </wp:inline>
        </w:drawing>
      </w:r>
    </w:p>
    <w:p w14:paraId="685B9AEF" w14:textId="796CB16E" w:rsidR="00803197" w:rsidRPr="00E73554" w:rsidRDefault="00C93FC4" w:rsidP="00EE0525">
      <w:pPr>
        <w:pStyle w:val="PargrafodaLista"/>
        <w:spacing w:line="240" w:lineRule="auto"/>
        <w:ind w:left="0"/>
        <w:rPr>
          <w:bCs/>
        </w:rPr>
      </w:pPr>
      <w:r w:rsidRPr="00E73554">
        <w:rPr>
          <w:bCs/>
        </w:rPr>
        <w:t>Fig</w:t>
      </w:r>
      <w:r w:rsidR="007E2EF2" w:rsidRPr="00E73554">
        <w:rPr>
          <w:bCs/>
        </w:rPr>
        <w:t>ura</w:t>
      </w:r>
      <w:r w:rsidRPr="00E73554">
        <w:rPr>
          <w:bCs/>
        </w:rPr>
        <w:t xml:space="preserve"> 2</w:t>
      </w:r>
      <w:r w:rsidR="007E2EF2" w:rsidRPr="00E73554">
        <w:rPr>
          <w:bCs/>
        </w:rPr>
        <w:t>.</w:t>
      </w:r>
      <w:r w:rsidRPr="00E73554">
        <w:rPr>
          <w:bCs/>
        </w:rPr>
        <w:t xml:space="preserve"> </w:t>
      </w:r>
      <w:r w:rsidR="00B16A59" w:rsidRPr="00E73554">
        <w:rPr>
          <w:bCs/>
        </w:rPr>
        <w:t>T</w:t>
      </w:r>
      <w:r w:rsidRPr="00E73554">
        <w:rPr>
          <w:bCs/>
        </w:rPr>
        <w:t xml:space="preserve">abela de correlação entre os domínios, subdomínios e constructos apresentados no questionário NIOSH </w:t>
      </w:r>
      <w:proofErr w:type="spellStart"/>
      <w:r w:rsidRPr="00E73554">
        <w:rPr>
          <w:bCs/>
        </w:rPr>
        <w:t>WellBQ</w:t>
      </w:r>
      <w:proofErr w:type="spellEnd"/>
    </w:p>
    <w:p w14:paraId="5078248A" w14:textId="2C8CD92E" w:rsidR="00A2638C" w:rsidRDefault="00A47E5C" w:rsidP="00EE0525">
      <w:pPr>
        <w:pStyle w:val="PargrafodaLista"/>
        <w:spacing w:line="240" w:lineRule="auto"/>
        <w:ind w:left="0"/>
        <w:rPr>
          <w:ins w:id="534" w:author="ADRIANA JARDIM ARIAS PEREIRA" w:date="2022-10-19T19:22:00Z"/>
          <w:lang w:val="en-US"/>
        </w:rPr>
      </w:pPr>
      <w:r w:rsidRPr="007A0139">
        <w:rPr>
          <w:bCs/>
          <w:lang w:val="en-US"/>
        </w:rPr>
        <w:t xml:space="preserve">Fonte: </w:t>
      </w:r>
      <w:r w:rsidR="000E2F34" w:rsidRPr="007A0139">
        <w:rPr>
          <w:bCs/>
          <w:lang w:val="en-US"/>
        </w:rPr>
        <w:t>CDC.</w:t>
      </w:r>
      <w:r w:rsidR="000E2F34" w:rsidRPr="007A0139">
        <w:rPr>
          <w:lang w:val="en-US"/>
        </w:rPr>
        <w:t xml:space="preserve"> </w:t>
      </w:r>
      <w:r w:rsidR="000E2F34" w:rsidRPr="00E73554">
        <w:rPr>
          <w:lang w:val="en-US"/>
        </w:rPr>
        <w:t>NIOSH Worker Well-Being Questionnaire (</w:t>
      </w:r>
      <w:proofErr w:type="spellStart"/>
      <w:r w:rsidR="000E2F34" w:rsidRPr="00E73554">
        <w:rPr>
          <w:lang w:val="en-US"/>
        </w:rPr>
        <w:t>WellBQ</w:t>
      </w:r>
      <w:proofErr w:type="spellEnd"/>
      <w:r w:rsidR="000E2F34" w:rsidRPr="00E73554">
        <w:rPr>
          <w:lang w:val="en-US"/>
        </w:rPr>
        <w:t>)</w:t>
      </w:r>
    </w:p>
    <w:p w14:paraId="1137C9E7" w14:textId="1187178F" w:rsidR="007A0139" w:rsidRPr="000D3C23" w:rsidRDefault="00351904" w:rsidP="000D3C23">
      <w:pPr>
        <w:pStyle w:val="PargrafodaLista"/>
        <w:spacing w:line="360" w:lineRule="auto"/>
        <w:ind w:left="0" w:firstLine="708"/>
        <w:rPr>
          <w:bCs/>
        </w:rPr>
      </w:pPr>
      <w:r>
        <w:rPr>
          <w:bCs/>
        </w:rPr>
        <w:lastRenderedPageBreak/>
        <w:t xml:space="preserve">Abaixo é apresentada a </w:t>
      </w:r>
      <w:r w:rsidR="00E73554">
        <w:rPr>
          <w:bCs/>
        </w:rPr>
        <w:t>Tabela 2 qu</w:t>
      </w:r>
      <w:r>
        <w:rPr>
          <w:bCs/>
        </w:rPr>
        <w:t>e equivale à tabela original de correlações do artigo construída a partir dos dados utilizados neste trabalho de conclusão de curso</w:t>
      </w:r>
      <w:r w:rsidR="00935B32">
        <w:rPr>
          <w:bCs/>
        </w:rPr>
        <w:t>.</w:t>
      </w:r>
      <w:r>
        <w:rPr>
          <w:bCs/>
        </w:rPr>
        <w:t xml:space="preserve">  </w:t>
      </w:r>
    </w:p>
    <w:p w14:paraId="142970E5" w14:textId="3BB77850" w:rsidR="00314D73" w:rsidRPr="00EE0525" w:rsidRDefault="00042B2E" w:rsidP="00935B32">
      <w:pPr>
        <w:spacing w:line="240" w:lineRule="auto"/>
        <w:rPr>
          <w:bCs/>
        </w:rPr>
      </w:pPr>
      <w:commentRangeStart w:id="535"/>
      <w:r>
        <w:rPr>
          <w:bCs/>
        </w:rPr>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sidR="000F75A8">
        <w:rPr>
          <w:rStyle w:val="Refdenotaderodap"/>
          <w:bCs/>
        </w:rPr>
        <w:footnoteReference w:id="1"/>
      </w:r>
      <w:r w:rsidR="000F75A8">
        <w:rPr>
          <w:bCs/>
        </w:rPr>
        <w:tab/>
      </w:r>
      <w:commentRangeEnd w:id="535"/>
      <w:r w:rsidR="00873E6C">
        <w:rPr>
          <w:rStyle w:val="Refdecomentrio"/>
        </w:rPr>
        <w:commentReference w:id="535"/>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t xml:space="preserve">    </w:t>
      </w:r>
      <w:r w:rsidR="000F75A8" w:rsidRPr="000D3C23">
        <w:rPr>
          <w:color w:val="000000" w:themeColor="text1"/>
          <w:sz w:val="18"/>
          <w:szCs w:val="18"/>
        </w:rPr>
        <w:t>(continua)</w:t>
      </w:r>
    </w:p>
    <w:tbl>
      <w:tblPr>
        <w:tblW w:w="9160" w:type="dxa"/>
        <w:tblCellMar>
          <w:left w:w="70" w:type="dxa"/>
          <w:right w:w="70" w:type="dxa"/>
        </w:tblCellMar>
        <w:tblLook w:val="04A0" w:firstRow="1" w:lastRow="0" w:firstColumn="1" w:lastColumn="0" w:noHBand="0" w:noVBand="1"/>
      </w:tblPr>
      <w:tblGrid>
        <w:gridCol w:w="2355"/>
        <w:gridCol w:w="703"/>
        <w:gridCol w:w="622"/>
        <w:gridCol w:w="623"/>
        <w:gridCol w:w="703"/>
        <w:gridCol w:w="607"/>
        <w:gridCol w:w="607"/>
        <w:gridCol w:w="607"/>
        <w:gridCol w:w="607"/>
        <w:gridCol w:w="623"/>
        <w:gridCol w:w="623"/>
        <w:gridCol w:w="607"/>
      </w:tblGrid>
      <w:tr w:rsidR="000D3C23" w:rsidRPr="000D3C23" w14:paraId="67ED521D" w14:textId="77777777" w:rsidTr="000D3C23">
        <w:trPr>
          <w:trHeight w:val="287"/>
        </w:trPr>
        <w:tc>
          <w:tcPr>
            <w:tcW w:w="2355" w:type="dxa"/>
            <w:tcBorders>
              <w:top w:val="single" w:sz="4" w:space="0" w:color="auto"/>
              <w:left w:val="nil"/>
              <w:bottom w:val="single" w:sz="4" w:space="0" w:color="auto"/>
              <w:right w:val="nil"/>
            </w:tcBorders>
            <w:shd w:val="clear" w:color="auto" w:fill="auto"/>
            <w:noWrap/>
            <w:vAlign w:val="bottom"/>
            <w:hideMark/>
          </w:tcPr>
          <w:p w14:paraId="1BDD832F" w14:textId="77777777" w:rsidR="000D3C23" w:rsidRPr="000D3C23" w:rsidRDefault="000D3C23" w:rsidP="000D3C23">
            <w:pPr>
              <w:spacing w:line="240" w:lineRule="auto"/>
              <w:jc w:val="left"/>
              <w:rPr>
                <w:rFonts w:eastAsia="Times New Roman"/>
                <w:color w:val="000000"/>
                <w:lang w:eastAsia="pt-BR"/>
              </w:rPr>
            </w:pPr>
            <w:r w:rsidRPr="000D3C23">
              <w:rPr>
                <w:rFonts w:eastAsia="Times New Roman"/>
                <w:color w:val="000000"/>
                <w:lang w:eastAsia="pt-BR"/>
              </w:rPr>
              <w:t> </w:t>
            </w:r>
          </w:p>
        </w:tc>
        <w:tc>
          <w:tcPr>
            <w:tcW w:w="639" w:type="dxa"/>
            <w:tcBorders>
              <w:top w:val="single" w:sz="4" w:space="0" w:color="auto"/>
              <w:left w:val="nil"/>
              <w:bottom w:val="single" w:sz="4" w:space="0" w:color="auto"/>
              <w:right w:val="nil"/>
            </w:tcBorders>
            <w:shd w:val="clear" w:color="auto" w:fill="auto"/>
            <w:vAlign w:val="center"/>
            <w:hideMark/>
          </w:tcPr>
          <w:p w14:paraId="1BFE679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2" w:type="dxa"/>
            <w:tcBorders>
              <w:top w:val="single" w:sz="4" w:space="0" w:color="auto"/>
              <w:left w:val="nil"/>
              <w:bottom w:val="single" w:sz="4" w:space="0" w:color="auto"/>
              <w:right w:val="nil"/>
            </w:tcBorders>
            <w:shd w:val="clear" w:color="auto" w:fill="auto"/>
            <w:vAlign w:val="center"/>
            <w:hideMark/>
          </w:tcPr>
          <w:p w14:paraId="09D994B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single" w:sz="4" w:space="0" w:color="auto"/>
              <w:left w:val="nil"/>
              <w:bottom w:val="single" w:sz="4" w:space="0" w:color="auto"/>
              <w:right w:val="nil"/>
            </w:tcBorders>
            <w:shd w:val="clear" w:color="auto" w:fill="auto"/>
            <w:vAlign w:val="center"/>
            <w:hideMark/>
          </w:tcPr>
          <w:p w14:paraId="7B2B813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40" w:type="dxa"/>
            <w:tcBorders>
              <w:top w:val="single" w:sz="4" w:space="0" w:color="auto"/>
              <w:left w:val="nil"/>
              <w:bottom w:val="single" w:sz="4" w:space="0" w:color="auto"/>
              <w:right w:val="nil"/>
            </w:tcBorders>
            <w:shd w:val="clear" w:color="auto" w:fill="auto"/>
            <w:vAlign w:val="center"/>
            <w:hideMark/>
          </w:tcPr>
          <w:p w14:paraId="4F09903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single" w:sz="4" w:space="0" w:color="auto"/>
              <w:left w:val="nil"/>
              <w:bottom w:val="single" w:sz="4" w:space="0" w:color="auto"/>
              <w:right w:val="nil"/>
            </w:tcBorders>
            <w:shd w:val="clear" w:color="auto" w:fill="auto"/>
            <w:vAlign w:val="center"/>
            <w:hideMark/>
          </w:tcPr>
          <w:p w14:paraId="3CEEA1D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single" w:sz="4" w:space="0" w:color="auto"/>
              <w:left w:val="nil"/>
              <w:bottom w:val="single" w:sz="4" w:space="0" w:color="auto"/>
              <w:right w:val="nil"/>
            </w:tcBorders>
            <w:shd w:val="clear" w:color="auto" w:fill="auto"/>
            <w:vAlign w:val="center"/>
            <w:hideMark/>
          </w:tcPr>
          <w:p w14:paraId="29C290D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07" w:type="dxa"/>
            <w:tcBorders>
              <w:top w:val="single" w:sz="4" w:space="0" w:color="auto"/>
              <w:left w:val="nil"/>
              <w:bottom w:val="single" w:sz="4" w:space="0" w:color="auto"/>
              <w:right w:val="nil"/>
            </w:tcBorders>
            <w:shd w:val="clear" w:color="auto" w:fill="auto"/>
            <w:vAlign w:val="center"/>
            <w:hideMark/>
          </w:tcPr>
          <w:p w14:paraId="283C422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single" w:sz="4" w:space="0" w:color="auto"/>
              <w:left w:val="nil"/>
              <w:bottom w:val="single" w:sz="4" w:space="0" w:color="auto"/>
              <w:right w:val="nil"/>
            </w:tcBorders>
            <w:shd w:val="clear" w:color="auto" w:fill="auto"/>
            <w:vAlign w:val="center"/>
            <w:hideMark/>
          </w:tcPr>
          <w:p w14:paraId="2AC1CF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single" w:sz="4" w:space="0" w:color="auto"/>
              <w:left w:val="nil"/>
              <w:bottom w:val="single" w:sz="4" w:space="0" w:color="auto"/>
              <w:right w:val="nil"/>
            </w:tcBorders>
            <w:shd w:val="clear" w:color="auto" w:fill="auto"/>
            <w:vAlign w:val="center"/>
            <w:hideMark/>
          </w:tcPr>
          <w:p w14:paraId="6847B6B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23" w:type="dxa"/>
            <w:tcBorders>
              <w:top w:val="single" w:sz="4" w:space="0" w:color="auto"/>
              <w:left w:val="nil"/>
              <w:bottom w:val="single" w:sz="4" w:space="0" w:color="auto"/>
              <w:right w:val="nil"/>
            </w:tcBorders>
            <w:shd w:val="clear" w:color="auto" w:fill="auto"/>
            <w:vAlign w:val="center"/>
            <w:hideMark/>
          </w:tcPr>
          <w:p w14:paraId="223A940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w:t>
            </w:r>
          </w:p>
        </w:tc>
        <w:tc>
          <w:tcPr>
            <w:tcW w:w="607" w:type="dxa"/>
            <w:tcBorders>
              <w:top w:val="single" w:sz="4" w:space="0" w:color="auto"/>
              <w:left w:val="nil"/>
              <w:bottom w:val="single" w:sz="4" w:space="0" w:color="auto"/>
              <w:right w:val="nil"/>
            </w:tcBorders>
            <w:shd w:val="clear" w:color="auto" w:fill="auto"/>
            <w:vAlign w:val="center"/>
            <w:hideMark/>
          </w:tcPr>
          <w:p w14:paraId="3C4CC34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r>
      <w:tr w:rsidR="000D3C23" w:rsidRPr="000D3C23" w14:paraId="1EB51C41" w14:textId="77777777" w:rsidTr="000D3C23">
        <w:trPr>
          <w:trHeight w:val="574"/>
        </w:trPr>
        <w:tc>
          <w:tcPr>
            <w:tcW w:w="2355" w:type="dxa"/>
            <w:tcBorders>
              <w:top w:val="nil"/>
              <w:left w:val="nil"/>
              <w:bottom w:val="nil"/>
              <w:right w:val="nil"/>
            </w:tcBorders>
            <w:shd w:val="clear" w:color="auto" w:fill="auto"/>
            <w:vAlign w:val="center"/>
            <w:hideMark/>
          </w:tcPr>
          <w:p w14:paraId="16740704" w14:textId="77777777" w:rsidR="000D3C23" w:rsidRPr="000D3C23" w:rsidRDefault="000D3C23" w:rsidP="000D3C23">
            <w:pPr>
              <w:spacing w:line="240" w:lineRule="auto"/>
              <w:jc w:val="left"/>
              <w:rPr>
                <w:rFonts w:eastAsia="Times New Roman"/>
                <w:color w:val="000000"/>
                <w:lang w:eastAsia="pt-BR"/>
              </w:rPr>
            </w:pPr>
            <w:proofErr w:type="spellStart"/>
            <w:r w:rsidRPr="000D3C23">
              <w:rPr>
                <w:rFonts w:eastAsia="Times New Roman"/>
                <w:color w:val="000000"/>
                <w:lang w:eastAsia="pt-BR"/>
              </w:rPr>
              <w:t>Work</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evaluation</w:t>
            </w:r>
            <w:proofErr w:type="spellEnd"/>
            <w:r w:rsidRPr="000D3C23">
              <w:rPr>
                <w:rFonts w:eastAsia="Times New Roman"/>
                <w:color w:val="000000"/>
                <w:lang w:eastAsia="pt-BR"/>
              </w:rPr>
              <w:t xml:space="preserve"> &amp; </w:t>
            </w:r>
            <w:proofErr w:type="spellStart"/>
            <w:r w:rsidRPr="000D3C23">
              <w:rPr>
                <w:rFonts w:eastAsia="Times New Roman"/>
                <w:color w:val="000000"/>
                <w:lang w:eastAsia="pt-BR"/>
              </w:rPr>
              <w:t>experience</w:t>
            </w:r>
            <w:proofErr w:type="spellEnd"/>
          </w:p>
        </w:tc>
        <w:tc>
          <w:tcPr>
            <w:tcW w:w="639" w:type="dxa"/>
            <w:tcBorders>
              <w:top w:val="nil"/>
              <w:left w:val="nil"/>
              <w:bottom w:val="nil"/>
              <w:right w:val="nil"/>
            </w:tcBorders>
            <w:shd w:val="clear" w:color="auto" w:fill="auto"/>
            <w:noWrap/>
            <w:vAlign w:val="center"/>
            <w:hideMark/>
          </w:tcPr>
          <w:p w14:paraId="7C3DEE2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2" w:type="dxa"/>
            <w:tcBorders>
              <w:top w:val="nil"/>
              <w:left w:val="nil"/>
              <w:bottom w:val="nil"/>
              <w:right w:val="nil"/>
            </w:tcBorders>
            <w:shd w:val="clear" w:color="auto" w:fill="auto"/>
            <w:noWrap/>
            <w:vAlign w:val="center"/>
            <w:hideMark/>
          </w:tcPr>
          <w:p w14:paraId="6EE750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3B10A65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08CA4F6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5455805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6F29FD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8F493E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9DC0E5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2A1FFE1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2864BA2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07" w:type="dxa"/>
            <w:tcBorders>
              <w:top w:val="nil"/>
              <w:left w:val="nil"/>
              <w:bottom w:val="nil"/>
              <w:right w:val="nil"/>
            </w:tcBorders>
            <w:shd w:val="clear" w:color="auto" w:fill="auto"/>
            <w:noWrap/>
            <w:vAlign w:val="center"/>
            <w:hideMark/>
          </w:tcPr>
          <w:p w14:paraId="3B469B0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15A107F9" w14:textId="77777777" w:rsidTr="000D3C23">
        <w:trPr>
          <w:trHeight w:val="287"/>
        </w:trPr>
        <w:tc>
          <w:tcPr>
            <w:tcW w:w="2355" w:type="dxa"/>
            <w:tcBorders>
              <w:top w:val="nil"/>
              <w:left w:val="nil"/>
              <w:bottom w:val="nil"/>
              <w:right w:val="nil"/>
            </w:tcBorders>
            <w:shd w:val="clear" w:color="auto" w:fill="auto"/>
            <w:vAlign w:val="center"/>
            <w:hideMark/>
          </w:tcPr>
          <w:p w14:paraId="2509A782" w14:textId="1EF401BE"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A</w:t>
            </w:r>
            <w:r w:rsidR="000D3C23" w:rsidRPr="000D3C23">
              <w:rPr>
                <w:rFonts w:eastAsia="Times New Roman"/>
                <w:color w:val="000000"/>
                <w:lang w:eastAsia="pt-BR"/>
              </w:rPr>
              <w:t>bsorption</w:t>
            </w:r>
            <w:proofErr w:type="spellEnd"/>
          </w:p>
        </w:tc>
        <w:tc>
          <w:tcPr>
            <w:tcW w:w="639" w:type="dxa"/>
            <w:tcBorders>
              <w:top w:val="nil"/>
              <w:left w:val="nil"/>
              <w:bottom w:val="nil"/>
              <w:right w:val="nil"/>
            </w:tcBorders>
            <w:shd w:val="clear" w:color="auto" w:fill="auto"/>
            <w:noWrap/>
            <w:vAlign w:val="center"/>
            <w:hideMark/>
          </w:tcPr>
          <w:p w14:paraId="7E6BDB0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41%</w:t>
            </w:r>
          </w:p>
        </w:tc>
        <w:tc>
          <w:tcPr>
            <w:tcW w:w="622" w:type="dxa"/>
            <w:tcBorders>
              <w:top w:val="nil"/>
              <w:left w:val="nil"/>
              <w:bottom w:val="nil"/>
              <w:right w:val="nil"/>
            </w:tcBorders>
            <w:shd w:val="clear" w:color="auto" w:fill="auto"/>
            <w:noWrap/>
            <w:vAlign w:val="center"/>
            <w:hideMark/>
          </w:tcPr>
          <w:p w14:paraId="0ABF5DB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23" w:type="dxa"/>
            <w:tcBorders>
              <w:top w:val="nil"/>
              <w:left w:val="nil"/>
              <w:bottom w:val="nil"/>
              <w:right w:val="nil"/>
            </w:tcBorders>
            <w:shd w:val="clear" w:color="auto" w:fill="auto"/>
            <w:noWrap/>
            <w:vAlign w:val="center"/>
            <w:hideMark/>
          </w:tcPr>
          <w:p w14:paraId="6A7BD13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40" w:type="dxa"/>
            <w:tcBorders>
              <w:top w:val="nil"/>
              <w:left w:val="nil"/>
              <w:bottom w:val="nil"/>
              <w:right w:val="nil"/>
            </w:tcBorders>
            <w:shd w:val="clear" w:color="auto" w:fill="auto"/>
            <w:noWrap/>
            <w:vAlign w:val="center"/>
            <w:hideMark/>
          </w:tcPr>
          <w:p w14:paraId="2B16BFC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nil"/>
              <w:left w:val="nil"/>
              <w:bottom w:val="nil"/>
              <w:right w:val="nil"/>
            </w:tcBorders>
            <w:shd w:val="clear" w:color="auto" w:fill="auto"/>
            <w:noWrap/>
            <w:vAlign w:val="center"/>
            <w:hideMark/>
          </w:tcPr>
          <w:p w14:paraId="22C79B4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5E9D64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7370D9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7611BDC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21AAB6F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16%</w:t>
            </w:r>
          </w:p>
        </w:tc>
        <w:tc>
          <w:tcPr>
            <w:tcW w:w="623" w:type="dxa"/>
            <w:tcBorders>
              <w:top w:val="nil"/>
              <w:left w:val="nil"/>
              <w:bottom w:val="nil"/>
              <w:right w:val="nil"/>
            </w:tcBorders>
            <w:shd w:val="clear" w:color="auto" w:fill="auto"/>
            <w:noWrap/>
            <w:vAlign w:val="center"/>
            <w:hideMark/>
          </w:tcPr>
          <w:p w14:paraId="2D3AE23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17%</w:t>
            </w:r>
          </w:p>
        </w:tc>
        <w:tc>
          <w:tcPr>
            <w:tcW w:w="607" w:type="dxa"/>
            <w:tcBorders>
              <w:top w:val="nil"/>
              <w:left w:val="nil"/>
              <w:bottom w:val="nil"/>
              <w:right w:val="nil"/>
            </w:tcBorders>
            <w:shd w:val="clear" w:color="auto" w:fill="auto"/>
            <w:noWrap/>
            <w:vAlign w:val="center"/>
            <w:hideMark/>
          </w:tcPr>
          <w:p w14:paraId="470493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5DBA5F30" w14:textId="77777777" w:rsidTr="000D3C23">
        <w:trPr>
          <w:trHeight w:val="574"/>
        </w:trPr>
        <w:tc>
          <w:tcPr>
            <w:tcW w:w="2355" w:type="dxa"/>
            <w:tcBorders>
              <w:top w:val="nil"/>
              <w:left w:val="nil"/>
              <w:bottom w:val="nil"/>
              <w:right w:val="nil"/>
            </w:tcBorders>
            <w:shd w:val="clear" w:color="auto" w:fill="auto"/>
            <w:vAlign w:val="center"/>
            <w:hideMark/>
          </w:tcPr>
          <w:p w14:paraId="6BF7B0B3" w14:textId="77777777" w:rsidR="00935B32" w:rsidRPr="00935B32"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advancement</w:t>
            </w:r>
            <w:proofErr w:type="spellEnd"/>
            <w:r w:rsidRPr="000D3C23">
              <w:rPr>
                <w:rFonts w:eastAsia="Times New Roman"/>
                <w:color w:val="000000"/>
                <w:lang w:eastAsia="pt-BR"/>
              </w:rPr>
              <w:t xml:space="preserve"> </w:t>
            </w:r>
          </w:p>
          <w:p w14:paraId="5DBB8591" w14:textId="48813311"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S</w:t>
            </w:r>
            <w:r w:rsidR="000D3C23" w:rsidRPr="000D3C23">
              <w:rPr>
                <w:rFonts w:eastAsia="Times New Roman"/>
                <w:color w:val="000000"/>
                <w:lang w:eastAsia="pt-BR"/>
              </w:rPr>
              <w:t>atisfaction</w:t>
            </w:r>
            <w:proofErr w:type="spellEnd"/>
          </w:p>
        </w:tc>
        <w:tc>
          <w:tcPr>
            <w:tcW w:w="639" w:type="dxa"/>
            <w:tcBorders>
              <w:top w:val="nil"/>
              <w:left w:val="nil"/>
              <w:bottom w:val="nil"/>
              <w:right w:val="nil"/>
            </w:tcBorders>
            <w:shd w:val="clear" w:color="auto" w:fill="auto"/>
            <w:noWrap/>
            <w:vAlign w:val="center"/>
            <w:hideMark/>
          </w:tcPr>
          <w:p w14:paraId="7DFFE8A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2" w:type="dxa"/>
            <w:tcBorders>
              <w:top w:val="nil"/>
              <w:left w:val="nil"/>
              <w:bottom w:val="nil"/>
              <w:right w:val="nil"/>
            </w:tcBorders>
            <w:shd w:val="clear" w:color="auto" w:fill="auto"/>
            <w:noWrap/>
            <w:vAlign w:val="center"/>
            <w:hideMark/>
          </w:tcPr>
          <w:p w14:paraId="5D8D853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193B94E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nil"/>
              <w:right w:val="nil"/>
            </w:tcBorders>
            <w:shd w:val="clear" w:color="auto" w:fill="auto"/>
            <w:noWrap/>
            <w:vAlign w:val="center"/>
            <w:hideMark/>
          </w:tcPr>
          <w:p w14:paraId="1DCCFF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5C7A20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44F5A4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34738A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E541C0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5BC32FF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6A13691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5B3CC8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6CE6D98C" w14:textId="77777777" w:rsidTr="000D3C23">
        <w:trPr>
          <w:trHeight w:val="287"/>
        </w:trPr>
        <w:tc>
          <w:tcPr>
            <w:tcW w:w="2355" w:type="dxa"/>
            <w:tcBorders>
              <w:top w:val="nil"/>
              <w:left w:val="nil"/>
              <w:bottom w:val="nil"/>
              <w:right w:val="nil"/>
            </w:tcBorders>
            <w:shd w:val="clear" w:color="auto" w:fill="auto"/>
            <w:vAlign w:val="center"/>
            <w:hideMark/>
          </w:tcPr>
          <w:p w14:paraId="51E28FD9" w14:textId="1596C77E"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B</w:t>
            </w:r>
            <w:r w:rsidR="000D3C23" w:rsidRPr="000D3C23">
              <w:rPr>
                <w:rFonts w:eastAsia="Times New Roman"/>
                <w:color w:val="000000"/>
                <w:lang w:eastAsia="pt-BR"/>
              </w:rPr>
              <w:t>enefits</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7BB568B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19%</w:t>
            </w:r>
          </w:p>
        </w:tc>
        <w:tc>
          <w:tcPr>
            <w:tcW w:w="622" w:type="dxa"/>
            <w:tcBorders>
              <w:top w:val="nil"/>
              <w:left w:val="nil"/>
              <w:bottom w:val="nil"/>
              <w:right w:val="nil"/>
            </w:tcBorders>
            <w:shd w:val="clear" w:color="auto" w:fill="auto"/>
            <w:noWrap/>
            <w:vAlign w:val="center"/>
            <w:hideMark/>
          </w:tcPr>
          <w:p w14:paraId="79805D5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4C890F6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4120723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4CB016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4B026A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6C4F08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C4D5E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7F1C7E8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032F721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4E389CD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37CE601B" w14:textId="77777777" w:rsidTr="000D3C23">
        <w:trPr>
          <w:trHeight w:val="287"/>
        </w:trPr>
        <w:tc>
          <w:tcPr>
            <w:tcW w:w="2355" w:type="dxa"/>
            <w:tcBorders>
              <w:top w:val="nil"/>
              <w:left w:val="nil"/>
              <w:bottom w:val="nil"/>
              <w:right w:val="nil"/>
            </w:tcBorders>
            <w:shd w:val="clear" w:color="auto" w:fill="auto"/>
            <w:vAlign w:val="center"/>
            <w:hideMark/>
          </w:tcPr>
          <w:p w14:paraId="6F34CC17" w14:textId="61B8D768"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C</w:t>
            </w:r>
            <w:r w:rsidR="000D3C23" w:rsidRPr="000D3C23">
              <w:rPr>
                <w:rFonts w:eastAsia="Times New Roman"/>
                <w:color w:val="000000"/>
                <w:lang w:eastAsia="pt-BR"/>
              </w:rPr>
              <w:t>oworker</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57866E7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21%</w:t>
            </w:r>
          </w:p>
        </w:tc>
        <w:tc>
          <w:tcPr>
            <w:tcW w:w="622" w:type="dxa"/>
            <w:tcBorders>
              <w:top w:val="nil"/>
              <w:left w:val="nil"/>
              <w:bottom w:val="nil"/>
              <w:right w:val="nil"/>
            </w:tcBorders>
            <w:shd w:val="clear" w:color="auto" w:fill="auto"/>
            <w:noWrap/>
            <w:vAlign w:val="center"/>
            <w:hideMark/>
          </w:tcPr>
          <w:p w14:paraId="5B498D0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3" w:type="dxa"/>
            <w:tcBorders>
              <w:top w:val="nil"/>
              <w:left w:val="nil"/>
              <w:bottom w:val="nil"/>
              <w:right w:val="nil"/>
            </w:tcBorders>
            <w:shd w:val="clear" w:color="auto" w:fill="auto"/>
            <w:noWrap/>
            <w:vAlign w:val="center"/>
            <w:hideMark/>
          </w:tcPr>
          <w:p w14:paraId="2FB4E4D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49BB0F8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nil"/>
              <w:left w:val="nil"/>
              <w:bottom w:val="nil"/>
              <w:right w:val="nil"/>
            </w:tcBorders>
            <w:shd w:val="clear" w:color="auto" w:fill="auto"/>
            <w:noWrap/>
            <w:vAlign w:val="center"/>
            <w:hideMark/>
          </w:tcPr>
          <w:p w14:paraId="284E78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6579EE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1CB25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957A53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72698FC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56BEE2D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07" w:type="dxa"/>
            <w:tcBorders>
              <w:top w:val="nil"/>
              <w:left w:val="nil"/>
              <w:bottom w:val="nil"/>
              <w:right w:val="nil"/>
            </w:tcBorders>
            <w:shd w:val="clear" w:color="auto" w:fill="auto"/>
            <w:noWrap/>
            <w:vAlign w:val="center"/>
            <w:hideMark/>
          </w:tcPr>
          <w:p w14:paraId="74107E6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r>
      <w:tr w:rsidR="000D3C23" w:rsidRPr="000D3C23" w14:paraId="3CFD801C" w14:textId="77777777" w:rsidTr="000D3C23">
        <w:trPr>
          <w:trHeight w:val="287"/>
        </w:trPr>
        <w:tc>
          <w:tcPr>
            <w:tcW w:w="2355" w:type="dxa"/>
            <w:tcBorders>
              <w:top w:val="nil"/>
              <w:left w:val="nil"/>
              <w:bottom w:val="nil"/>
              <w:right w:val="nil"/>
            </w:tcBorders>
            <w:shd w:val="clear" w:color="auto" w:fill="auto"/>
            <w:vAlign w:val="center"/>
            <w:hideMark/>
          </w:tcPr>
          <w:p w14:paraId="0349BD42" w14:textId="46EB8624"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J</w:t>
            </w:r>
            <w:r w:rsidR="000D3C23" w:rsidRPr="000D3C23">
              <w:rPr>
                <w:rFonts w:eastAsia="Times New Roman"/>
                <w:color w:val="000000"/>
                <w:lang w:eastAsia="pt-BR"/>
              </w:rPr>
              <w:t>ob</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autonomy</w:t>
            </w:r>
            <w:proofErr w:type="spellEnd"/>
          </w:p>
        </w:tc>
        <w:tc>
          <w:tcPr>
            <w:tcW w:w="639" w:type="dxa"/>
            <w:tcBorders>
              <w:top w:val="nil"/>
              <w:left w:val="nil"/>
              <w:bottom w:val="nil"/>
              <w:right w:val="nil"/>
            </w:tcBorders>
            <w:shd w:val="clear" w:color="auto" w:fill="auto"/>
            <w:noWrap/>
            <w:vAlign w:val="center"/>
            <w:hideMark/>
          </w:tcPr>
          <w:p w14:paraId="3EEE517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2" w:type="dxa"/>
            <w:tcBorders>
              <w:top w:val="nil"/>
              <w:left w:val="nil"/>
              <w:bottom w:val="nil"/>
              <w:right w:val="nil"/>
            </w:tcBorders>
            <w:shd w:val="clear" w:color="auto" w:fill="auto"/>
            <w:noWrap/>
            <w:vAlign w:val="center"/>
            <w:hideMark/>
          </w:tcPr>
          <w:p w14:paraId="57B7F67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4776C8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40" w:type="dxa"/>
            <w:tcBorders>
              <w:top w:val="nil"/>
              <w:left w:val="nil"/>
              <w:bottom w:val="nil"/>
              <w:right w:val="nil"/>
            </w:tcBorders>
            <w:shd w:val="clear" w:color="auto" w:fill="auto"/>
            <w:noWrap/>
            <w:vAlign w:val="center"/>
            <w:hideMark/>
          </w:tcPr>
          <w:p w14:paraId="32E8B43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24558E9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014C526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68023CE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38E7D4B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30D96C5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201F28D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666EA0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370A3364" w14:textId="77777777" w:rsidTr="000D3C23">
        <w:trPr>
          <w:trHeight w:val="287"/>
        </w:trPr>
        <w:tc>
          <w:tcPr>
            <w:tcW w:w="2355" w:type="dxa"/>
            <w:tcBorders>
              <w:top w:val="nil"/>
              <w:left w:val="nil"/>
              <w:bottom w:val="nil"/>
              <w:right w:val="nil"/>
            </w:tcBorders>
            <w:shd w:val="clear" w:color="auto" w:fill="auto"/>
            <w:vAlign w:val="center"/>
            <w:hideMark/>
          </w:tcPr>
          <w:p w14:paraId="64289706" w14:textId="30604ABC"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J</w:t>
            </w:r>
            <w:r w:rsidR="000D3C23" w:rsidRPr="000D3C23">
              <w:rPr>
                <w:rFonts w:eastAsia="Times New Roman"/>
                <w:color w:val="000000"/>
                <w:lang w:eastAsia="pt-BR"/>
              </w:rPr>
              <w:t>ob</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0436ADC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100%</w:t>
            </w:r>
          </w:p>
        </w:tc>
        <w:tc>
          <w:tcPr>
            <w:tcW w:w="622" w:type="dxa"/>
            <w:tcBorders>
              <w:top w:val="nil"/>
              <w:left w:val="nil"/>
              <w:bottom w:val="nil"/>
              <w:right w:val="nil"/>
            </w:tcBorders>
            <w:shd w:val="clear" w:color="auto" w:fill="auto"/>
            <w:noWrap/>
            <w:vAlign w:val="center"/>
            <w:hideMark/>
          </w:tcPr>
          <w:p w14:paraId="40B4802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23" w:type="dxa"/>
            <w:tcBorders>
              <w:top w:val="nil"/>
              <w:left w:val="nil"/>
              <w:bottom w:val="nil"/>
              <w:right w:val="nil"/>
            </w:tcBorders>
            <w:shd w:val="clear" w:color="auto" w:fill="auto"/>
            <w:noWrap/>
            <w:vAlign w:val="center"/>
            <w:hideMark/>
          </w:tcPr>
          <w:p w14:paraId="67A55D7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40" w:type="dxa"/>
            <w:tcBorders>
              <w:top w:val="nil"/>
              <w:left w:val="nil"/>
              <w:bottom w:val="nil"/>
              <w:right w:val="nil"/>
            </w:tcBorders>
            <w:shd w:val="clear" w:color="auto" w:fill="auto"/>
            <w:noWrap/>
            <w:vAlign w:val="center"/>
            <w:hideMark/>
          </w:tcPr>
          <w:p w14:paraId="4DFF7D6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5D7A330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34047B3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2AF8E25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29104E9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71A3E40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3" w:type="dxa"/>
            <w:tcBorders>
              <w:top w:val="nil"/>
              <w:left w:val="nil"/>
              <w:bottom w:val="nil"/>
              <w:right w:val="nil"/>
            </w:tcBorders>
            <w:shd w:val="clear" w:color="auto" w:fill="auto"/>
            <w:noWrap/>
            <w:vAlign w:val="center"/>
            <w:hideMark/>
          </w:tcPr>
          <w:p w14:paraId="376FACF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26%</w:t>
            </w:r>
          </w:p>
        </w:tc>
        <w:tc>
          <w:tcPr>
            <w:tcW w:w="607" w:type="dxa"/>
            <w:tcBorders>
              <w:top w:val="nil"/>
              <w:left w:val="nil"/>
              <w:bottom w:val="nil"/>
              <w:right w:val="nil"/>
            </w:tcBorders>
            <w:shd w:val="clear" w:color="auto" w:fill="auto"/>
            <w:noWrap/>
            <w:vAlign w:val="center"/>
            <w:hideMark/>
          </w:tcPr>
          <w:p w14:paraId="524B8A6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67D193D0" w14:textId="77777777" w:rsidTr="000D3C23">
        <w:trPr>
          <w:trHeight w:val="287"/>
        </w:trPr>
        <w:tc>
          <w:tcPr>
            <w:tcW w:w="2355" w:type="dxa"/>
            <w:tcBorders>
              <w:top w:val="nil"/>
              <w:left w:val="nil"/>
              <w:bottom w:val="nil"/>
              <w:right w:val="nil"/>
            </w:tcBorders>
            <w:shd w:val="clear" w:color="auto" w:fill="auto"/>
            <w:vAlign w:val="center"/>
            <w:hideMark/>
          </w:tcPr>
          <w:p w14:paraId="1D625B39" w14:textId="5675AB44"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J</w:t>
            </w:r>
            <w:r w:rsidR="000D3C23" w:rsidRPr="000D3C23">
              <w:rPr>
                <w:rFonts w:eastAsia="Times New Roman"/>
                <w:color w:val="000000"/>
                <w:lang w:eastAsia="pt-BR"/>
              </w:rPr>
              <w:t>ob</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security</w:t>
            </w:r>
            <w:proofErr w:type="spellEnd"/>
          </w:p>
        </w:tc>
        <w:tc>
          <w:tcPr>
            <w:tcW w:w="639" w:type="dxa"/>
            <w:tcBorders>
              <w:top w:val="nil"/>
              <w:left w:val="nil"/>
              <w:bottom w:val="nil"/>
              <w:right w:val="nil"/>
            </w:tcBorders>
            <w:shd w:val="clear" w:color="auto" w:fill="auto"/>
            <w:noWrap/>
            <w:vAlign w:val="center"/>
            <w:hideMark/>
          </w:tcPr>
          <w:p w14:paraId="61524FA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2" w:type="dxa"/>
            <w:tcBorders>
              <w:top w:val="nil"/>
              <w:left w:val="nil"/>
              <w:bottom w:val="nil"/>
              <w:right w:val="nil"/>
            </w:tcBorders>
            <w:shd w:val="clear" w:color="auto" w:fill="auto"/>
            <w:noWrap/>
            <w:vAlign w:val="center"/>
            <w:hideMark/>
          </w:tcPr>
          <w:p w14:paraId="2DC6B17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3A93802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40" w:type="dxa"/>
            <w:tcBorders>
              <w:top w:val="nil"/>
              <w:left w:val="nil"/>
              <w:bottom w:val="nil"/>
              <w:right w:val="nil"/>
            </w:tcBorders>
            <w:shd w:val="clear" w:color="auto" w:fill="auto"/>
            <w:noWrap/>
            <w:vAlign w:val="center"/>
            <w:hideMark/>
          </w:tcPr>
          <w:p w14:paraId="47A8CC3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100%</w:t>
            </w:r>
          </w:p>
        </w:tc>
        <w:tc>
          <w:tcPr>
            <w:tcW w:w="607" w:type="dxa"/>
            <w:tcBorders>
              <w:top w:val="nil"/>
              <w:left w:val="nil"/>
              <w:bottom w:val="nil"/>
              <w:right w:val="nil"/>
            </w:tcBorders>
            <w:shd w:val="clear" w:color="auto" w:fill="auto"/>
            <w:noWrap/>
            <w:vAlign w:val="center"/>
            <w:hideMark/>
          </w:tcPr>
          <w:p w14:paraId="31AEFE3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215C8D6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76AA86E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07074DB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3E3D966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5BBF282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F75733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07BB87C5" w14:textId="77777777" w:rsidTr="000D3C23">
        <w:trPr>
          <w:trHeight w:val="287"/>
        </w:trPr>
        <w:tc>
          <w:tcPr>
            <w:tcW w:w="2355" w:type="dxa"/>
            <w:tcBorders>
              <w:top w:val="nil"/>
              <w:left w:val="nil"/>
              <w:bottom w:val="nil"/>
              <w:right w:val="nil"/>
            </w:tcBorders>
            <w:shd w:val="clear" w:color="auto" w:fill="auto"/>
            <w:vAlign w:val="center"/>
            <w:hideMark/>
          </w:tcPr>
          <w:p w14:paraId="6E20916A" w14:textId="387B5EAE"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M</w:t>
            </w:r>
            <w:r w:rsidR="000D3C23" w:rsidRPr="000D3C23">
              <w:rPr>
                <w:rFonts w:eastAsia="Times New Roman"/>
                <w:color w:val="000000"/>
                <w:lang w:eastAsia="pt-BR"/>
              </w:rPr>
              <w:t>eaningful</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work</w:t>
            </w:r>
            <w:proofErr w:type="spellEnd"/>
          </w:p>
        </w:tc>
        <w:tc>
          <w:tcPr>
            <w:tcW w:w="639" w:type="dxa"/>
            <w:tcBorders>
              <w:top w:val="nil"/>
              <w:left w:val="nil"/>
              <w:bottom w:val="nil"/>
              <w:right w:val="nil"/>
            </w:tcBorders>
            <w:shd w:val="clear" w:color="auto" w:fill="auto"/>
            <w:noWrap/>
            <w:vAlign w:val="center"/>
            <w:hideMark/>
          </w:tcPr>
          <w:p w14:paraId="72777D3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16%</w:t>
            </w:r>
          </w:p>
        </w:tc>
        <w:tc>
          <w:tcPr>
            <w:tcW w:w="622" w:type="dxa"/>
            <w:tcBorders>
              <w:top w:val="nil"/>
              <w:left w:val="nil"/>
              <w:bottom w:val="nil"/>
              <w:right w:val="nil"/>
            </w:tcBorders>
            <w:shd w:val="clear" w:color="auto" w:fill="auto"/>
            <w:noWrap/>
            <w:vAlign w:val="center"/>
            <w:hideMark/>
          </w:tcPr>
          <w:p w14:paraId="6D0B0AB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5BA795D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472CB80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99C59E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1E31D4B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8B9B27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06FF639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0E9D00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383A941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07" w:type="dxa"/>
            <w:tcBorders>
              <w:top w:val="nil"/>
              <w:left w:val="nil"/>
              <w:bottom w:val="nil"/>
              <w:right w:val="nil"/>
            </w:tcBorders>
            <w:shd w:val="clear" w:color="auto" w:fill="auto"/>
            <w:noWrap/>
            <w:vAlign w:val="center"/>
            <w:hideMark/>
          </w:tcPr>
          <w:p w14:paraId="3A4F1A9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069AFFC7" w14:textId="77777777" w:rsidTr="000D3C23">
        <w:trPr>
          <w:trHeight w:val="287"/>
        </w:trPr>
        <w:tc>
          <w:tcPr>
            <w:tcW w:w="2355" w:type="dxa"/>
            <w:tcBorders>
              <w:top w:val="nil"/>
              <w:left w:val="nil"/>
              <w:bottom w:val="nil"/>
              <w:right w:val="nil"/>
            </w:tcBorders>
            <w:shd w:val="clear" w:color="auto" w:fill="auto"/>
            <w:vAlign w:val="center"/>
            <w:hideMark/>
          </w:tcPr>
          <w:p w14:paraId="771429AD" w14:textId="4EDD28CF" w:rsidR="00935B32" w:rsidRPr="00935B32"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S</w:t>
            </w:r>
            <w:r w:rsidR="000D3C23" w:rsidRPr="000D3C23">
              <w:rPr>
                <w:rFonts w:eastAsia="Times New Roman"/>
                <w:color w:val="000000"/>
                <w:lang w:eastAsia="pt-BR"/>
              </w:rPr>
              <w:t xml:space="preserve">upervisor </w:t>
            </w:r>
          </w:p>
          <w:p w14:paraId="4054488A" w14:textId="643F9A6D"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7C6FA3E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18%</w:t>
            </w:r>
          </w:p>
        </w:tc>
        <w:tc>
          <w:tcPr>
            <w:tcW w:w="622" w:type="dxa"/>
            <w:tcBorders>
              <w:top w:val="nil"/>
              <w:left w:val="nil"/>
              <w:bottom w:val="nil"/>
              <w:right w:val="nil"/>
            </w:tcBorders>
            <w:shd w:val="clear" w:color="auto" w:fill="auto"/>
            <w:noWrap/>
            <w:vAlign w:val="center"/>
            <w:hideMark/>
          </w:tcPr>
          <w:p w14:paraId="61EFE9F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4BEEF40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2915A2B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E0F1F7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6536F6C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8A6861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7771F61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69FBC2B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7A6A2DB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56689E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7CB03D75" w14:textId="77777777" w:rsidTr="000D3C23">
        <w:trPr>
          <w:trHeight w:val="574"/>
        </w:trPr>
        <w:tc>
          <w:tcPr>
            <w:tcW w:w="2355" w:type="dxa"/>
            <w:tcBorders>
              <w:top w:val="nil"/>
              <w:left w:val="nil"/>
              <w:bottom w:val="nil"/>
              <w:right w:val="nil"/>
            </w:tcBorders>
            <w:shd w:val="clear" w:color="auto" w:fill="auto"/>
            <w:vAlign w:val="center"/>
            <w:hideMark/>
          </w:tcPr>
          <w:p w14:paraId="5414C282" w14:textId="065EC6A8" w:rsidR="00935B32" w:rsidRPr="00935B32"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T</w:t>
            </w:r>
            <w:r w:rsidR="000D3C23" w:rsidRPr="000D3C23">
              <w:rPr>
                <w:rFonts w:eastAsia="Times New Roman"/>
                <w:color w:val="000000"/>
                <w:lang w:eastAsia="pt-BR"/>
              </w:rPr>
              <w:t xml:space="preserve">ime </w:t>
            </w:r>
            <w:proofErr w:type="spellStart"/>
            <w:r w:rsidR="000D3C23" w:rsidRPr="000D3C23">
              <w:rPr>
                <w:rFonts w:eastAsia="Times New Roman"/>
                <w:color w:val="000000"/>
                <w:lang w:eastAsia="pt-BR"/>
              </w:rPr>
              <w:t>paucity</w:t>
            </w:r>
            <w:proofErr w:type="spellEnd"/>
            <w:r w:rsidR="000D3C23" w:rsidRPr="000D3C23">
              <w:rPr>
                <w:rFonts w:eastAsia="Times New Roman"/>
                <w:color w:val="000000"/>
                <w:lang w:eastAsia="pt-BR"/>
              </w:rPr>
              <w:t>/</w:t>
            </w:r>
            <w:proofErr w:type="spellStart"/>
            <w:r w:rsidR="000D3C23" w:rsidRPr="000D3C23">
              <w:rPr>
                <w:rFonts w:eastAsia="Times New Roman"/>
                <w:color w:val="000000"/>
                <w:lang w:eastAsia="pt-BR"/>
              </w:rPr>
              <w:t>work</w:t>
            </w:r>
            <w:proofErr w:type="spellEnd"/>
            <w:r w:rsidR="000D3C23" w:rsidRPr="000D3C23">
              <w:rPr>
                <w:rFonts w:eastAsia="Times New Roman"/>
                <w:color w:val="000000"/>
                <w:lang w:eastAsia="pt-BR"/>
              </w:rPr>
              <w:t xml:space="preserve"> </w:t>
            </w:r>
          </w:p>
          <w:p w14:paraId="035334FC" w14:textId="6BB4C8BF"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o</w:t>
            </w:r>
            <w:r w:rsidR="000D3C23" w:rsidRPr="000D3C23">
              <w:rPr>
                <w:rFonts w:eastAsia="Times New Roman"/>
                <w:color w:val="000000"/>
                <w:lang w:eastAsia="pt-BR"/>
              </w:rPr>
              <w:t>verload</w:t>
            </w:r>
            <w:proofErr w:type="spellEnd"/>
          </w:p>
        </w:tc>
        <w:tc>
          <w:tcPr>
            <w:tcW w:w="639" w:type="dxa"/>
            <w:tcBorders>
              <w:top w:val="nil"/>
              <w:left w:val="nil"/>
              <w:bottom w:val="nil"/>
              <w:right w:val="nil"/>
            </w:tcBorders>
            <w:shd w:val="clear" w:color="auto" w:fill="auto"/>
            <w:noWrap/>
            <w:vAlign w:val="center"/>
            <w:hideMark/>
          </w:tcPr>
          <w:p w14:paraId="2A246A2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28%</w:t>
            </w:r>
          </w:p>
        </w:tc>
        <w:tc>
          <w:tcPr>
            <w:tcW w:w="622" w:type="dxa"/>
            <w:tcBorders>
              <w:top w:val="nil"/>
              <w:left w:val="nil"/>
              <w:bottom w:val="nil"/>
              <w:right w:val="nil"/>
            </w:tcBorders>
            <w:shd w:val="clear" w:color="auto" w:fill="auto"/>
            <w:noWrap/>
            <w:vAlign w:val="center"/>
            <w:hideMark/>
          </w:tcPr>
          <w:p w14:paraId="52096CB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4E9D178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40" w:type="dxa"/>
            <w:tcBorders>
              <w:top w:val="nil"/>
              <w:left w:val="nil"/>
              <w:bottom w:val="nil"/>
              <w:right w:val="nil"/>
            </w:tcBorders>
            <w:shd w:val="clear" w:color="auto" w:fill="auto"/>
            <w:noWrap/>
            <w:vAlign w:val="center"/>
            <w:hideMark/>
          </w:tcPr>
          <w:p w14:paraId="7B9B73F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15BCF59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0D259AE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6B4B14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0D032D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4DFAD5D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12%</w:t>
            </w:r>
          </w:p>
        </w:tc>
        <w:tc>
          <w:tcPr>
            <w:tcW w:w="623" w:type="dxa"/>
            <w:tcBorders>
              <w:top w:val="nil"/>
              <w:left w:val="nil"/>
              <w:bottom w:val="nil"/>
              <w:right w:val="nil"/>
            </w:tcBorders>
            <w:shd w:val="clear" w:color="auto" w:fill="auto"/>
            <w:noWrap/>
            <w:vAlign w:val="center"/>
            <w:hideMark/>
          </w:tcPr>
          <w:p w14:paraId="2AEAEDE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14%</w:t>
            </w:r>
          </w:p>
        </w:tc>
        <w:tc>
          <w:tcPr>
            <w:tcW w:w="607" w:type="dxa"/>
            <w:tcBorders>
              <w:top w:val="nil"/>
              <w:left w:val="nil"/>
              <w:bottom w:val="nil"/>
              <w:right w:val="nil"/>
            </w:tcBorders>
            <w:shd w:val="clear" w:color="auto" w:fill="auto"/>
            <w:noWrap/>
            <w:vAlign w:val="center"/>
            <w:hideMark/>
          </w:tcPr>
          <w:p w14:paraId="11B58B5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00B1166F" w14:textId="77777777" w:rsidTr="000D3C23">
        <w:trPr>
          <w:trHeight w:val="287"/>
        </w:trPr>
        <w:tc>
          <w:tcPr>
            <w:tcW w:w="2355" w:type="dxa"/>
            <w:tcBorders>
              <w:top w:val="nil"/>
              <w:left w:val="nil"/>
              <w:bottom w:val="nil"/>
              <w:right w:val="nil"/>
            </w:tcBorders>
            <w:shd w:val="clear" w:color="auto" w:fill="auto"/>
            <w:vAlign w:val="center"/>
            <w:hideMark/>
          </w:tcPr>
          <w:p w14:paraId="1032A712" w14:textId="634DAD73" w:rsidR="000D3C23" w:rsidRPr="000D3C23"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V</w:t>
            </w:r>
            <w:r w:rsidR="000D3C23" w:rsidRPr="000D3C23">
              <w:rPr>
                <w:rFonts w:eastAsia="Times New Roman"/>
                <w:color w:val="000000"/>
                <w:lang w:eastAsia="pt-BR"/>
              </w:rPr>
              <w:t>igor</w:t>
            </w:r>
          </w:p>
        </w:tc>
        <w:tc>
          <w:tcPr>
            <w:tcW w:w="639" w:type="dxa"/>
            <w:tcBorders>
              <w:top w:val="nil"/>
              <w:left w:val="nil"/>
              <w:bottom w:val="nil"/>
              <w:right w:val="nil"/>
            </w:tcBorders>
            <w:shd w:val="clear" w:color="auto" w:fill="auto"/>
            <w:noWrap/>
            <w:vAlign w:val="center"/>
            <w:hideMark/>
          </w:tcPr>
          <w:p w14:paraId="024010D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37%</w:t>
            </w:r>
          </w:p>
        </w:tc>
        <w:tc>
          <w:tcPr>
            <w:tcW w:w="622" w:type="dxa"/>
            <w:tcBorders>
              <w:top w:val="nil"/>
              <w:left w:val="nil"/>
              <w:bottom w:val="nil"/>
              <w:right w:val="nil"/>
            </w:tcBorders>
            <w:shd w:val="clear" w:color="auto" w:fill="auto"/>
            <w:noWrap/>
            <w:vAlign w:val="center"/>
            <w:hideMark/>
          </w:tcPr>
          <w:p w14:paraId="6ED3D86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23" w:type="dxa"/>
            <w:tcBorders>
              <w:top w:val="nil"/>
              <w:left w:val="nil"/>
              <w:bottom w:val="nil"/>
              <w:right w:val="nil"/>
            </w:tcBorders>
            <w:shd w:val="clear" w:color="auto" w:fill="auto"/>
            <w:noWrap/>
            <w:vAlign w:val="center"/>
            <w:hideMark/>
          </w:tcPr>
          <w:p w14:paraId="5021093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40" w:type="dxa"/>
            <w:tcBorders>
              <w:top w:val="nil"/>
              <w:left w:val="nil"/>
              <w:bottom w:val="nil"/>
              <w:right w:val="nil"/>
            </w:tcBorders>
            <w:shd w:val="clear" w:color="auto" w:fill="auto"/>
            <w:noWrap/>
            <w:vAlign w:val="center"/>
            <w:hideMark/>
          </w:tcPr>
          <w:p w14:paraId="1E6C274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362B988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41871C5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7569F9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5134BB2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6EFD48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14%</w:t>
            </w:r>
          </w:p>
        </w:tc>
        <w:tc>
          <w:tcPr>
            <w:tcW w:w="623" w:type="dxa"/>
            <w:tcBorders>
              <w:top w:val="nil"/>
              <w:left w:val="nil"/>
              <w:bottom w:val="nil"/>
              <w:right w:val="nil"/>
            </w:tcBorders>
            <w:shd w:val="clear" w:color="auto" w:fill="auto"/>
            <w:noWrap/>
            <w:vAlign w:val="center"/>
            <w:hideMark/>
          </w:tcPr>
          <w:p w14:paraId="05DAB9F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18%</w:t>
            </w:r>
          </w:p>
        </w:tc>
        <w:tc>
          <w:tcPr>
            <w:tcW w:w="607" w:type="dxa"/>
            <w:tcBorders>
              <w:top w:val="nil"/>
              <w:left w:val="nil"/>
              <w:bottom w:val="nil"/>
              <w:right w:val="nil"/>
            </w:tcBorders>
            <w:shd w:val="clear" w:color="auto" w:fill="auto"/>
            <w:noWrap/>
            <w:vAlign w:val="center"/>
            <w:hideMark/>
          </w:tcPr>
          <w:p w14:paraId="331D28C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r>
      <w:tr w:rsidR="000D3C23" w:rsidRPr="000D3C23" w14:paraId="78793DF0" w14:textId="77777777" w:rsidTr="000D3C23">
        <w:trPr>
          <w:trHeight w:val="287"/>
        </w:trPr>
        <w:tc>
          <w:tcPr>
            <w:tcW w:w="2355" w:type="dxa"/>
            <w:tcBorders>
              <w:top w:val="nil"/>
              <w:left w:val="nil"/>
              <w:bottom w:val="nil"/>
              <w:right w:val="nil"/>
            </w:tcBorders>
            <w:shd w:val="clear" w:color="auto" w:fill="auto"/>
            <w:vAlign w:val="center"/>
            <w:hideMark/>
          </w:tcPr>
          <w:p w14:paraId="24B65B25" w14:textId="552A186A"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W</w:t>
            </w:r>
            <w:r w:rsidR="000D3C23" w:rsidRPr="000D3C23">
              <w:rPr>
                <w:rFonts w:eastAsia="Times New Roman"/>
                <w:color w:val="000000"/>
                <w:lang w:eastAsia="pt-BR"/>
              </w:rPr>
              <w:t>age</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02D3647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15%</w:t>
            </w:r>
          </w:p>
        </w:tc>
        <w:tc>
          <w:tcPr>
            <w:tcW w:w="622" w:type="dxa"/>
            <w:tcBorders>
              <w:top w:val="nil"/>
              <w:left w:val="nil"/>
              <w:bottom w:val="nil"/>
              <w:right w:val="nil"/>
            </w:tcBorders>
            <w:shd w:val="clear" w:color="auto" w:fill="auto"/>
            <w:noWrap/>
            <w:vAlign w:val="center"/>
            <w:hideMark/>
          </w:tcPr>
          <w:p w14:paraId="02C2469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721BF6A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35D13B7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6E2141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A28F55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0580B2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CB0B22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61AE897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7FDC35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c>
          <w:tcPr>
            <w:tcW w:w="607" w:type="dxa"/>
            <w:tcBorders>
              <w:top w:val="nil"/>
              <w:left w:val="nil"/>
              <w:bottom w:val="nil"/>
              <w:right w:val="nil"/>
            </w:tcBorders>
            <w:shd w:val="clear" w:color="auto" w:fill="auto"/>
            <w:noWrap/>
            <w:vAlign w:val="center"/>
            <w:hideMark/>
          </w:tcPr>
          <w:p w14:paraId="3E08F3A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r>
      <w:tr w:rsidR="000D3C23" w:rsidRPr="000D3C23" w14:paraId="0866D5C1" w14:textId="77777777" w:rsidTr="000D3C23">
        <w:trPr>
          <w:trHeight w:val="574"/>
        </w:trPr>
        <w:tc>
          <w:tcPr>
            <w:tcW w:w="2355" w:type="dxa"/>
            <w:tcBorders>
              <w:top w:val="nil"/>
              <w:left w:val="nil"/>
              <w:bottom w:val="single" w:sz="4" w:space="0" w:color="auto"/>
              <w:right w:val="nil"/>
            </w:tcBorders>
            <w:shd w:val="clear" w:color="auto" w:fill="auto"/>
            <w:vAlign w:val="center"/>
            <w:hideMark/>
          </w:tcPr>
          <w:p w14:paraId="588AE9FE" w14:textId="15B543C9" w:rsidR="00935B32" w:rsidRPr="00935B32"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W</w:t>
            </w:r>
            <w:r w:rsidR="000D3C23" w:rsidRPr="000D3C23">
              <w:rPr>
                <w:rFonts w:eastAsia="Times New Roman"/>
                <w:color w:val="000000"/>
                <w:lang w:eastAsia="pt-BR"/>
              </w:rPr>
              <w:t>ork-related</w:t>
            </w:r>
            <w:proofErr w:type="spellEnd"/>
            <w:r w:rsidR="000D3C23" w:rsidRPr="000D3C23">
              <w:rPr>
                <w:rFonts w:eastAsia="Times New Roman"/>
                <w:color w:val="000000"/>
                <w:lang w:eastAsia="pt-BR"/>
              </w:rPr>
              <w:t xml:space="preserve"> positive </w:t>
            </w:r>
          </w:p>
          <w:p w14:paraId="5E4A1752" w14:textId="3B76D30A"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affect</w:t>
            </w:r>
            <w:proofErr w:type="spellEnd"/>
          </w:p>
        </w:tc>
        <w:tc>
          <w:tcPr>
            <w:tcW w:w="639" w:type="dxa"/>
            <w:tcBorders>
              <w:top w:val="nil"/>
              <w:left w:val="nil"/>
              <w:bottom w:val="single" w:sz="4" w:space="0" w:color="auto"/>
              <w:right w:val="nil"/>
            </w:tcBorders>
            <w:shd w:val="clear" w:color="auto" w:fill="auto"/>
            <w:noWrap/>
            <w:vAlign w:val="center"/>
            <w:hideMark/>
          </w:tcPr>
          <w:p w14:paraId="5B6D9DC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22" w:type="dxa"/>
            <w:tcBorders>
              <w:top w:val="nil"/>
              <w:left w:val="nil"/>
              <w:bottom w:val="single" w:sz="4" w:space="0" w:color="auto"/>
              <w:right w:val="nil"/>
            </w:tcBorders>
            <w:shd w:val="clear" w:color="auto" w:fill="auto"/>
            <w:noWrap/>
            <w:vAlign w:val="center"/>
            <w:hideMark/>
          </w:tcPr>
          <w:p w14:paraId="174B825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single" w:sz="4" w:space="0" w:color="auto"/>
              <w:right w:val="nil"/>
            </w:tcBorders>
            <w:shd w:val="clear" w:color="auto" w:fill="auto"/>
            <w:noWrap/>
            <w:vAlign w:val="center"/>
            <w:hideMark/>
          </w:tcPr>
          <w:p w14:paraId="46D4E8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12%</w:t>
            </w:r>
          </w:p>
        </w:tc>
        <w:tc>
          <w:tcPr>
            <w:tcW w:w="640" w:type="dxa"/>
            <w:tcBorders>
              <w:top w:val="nil"/>
              <w:left w:val="nil"/>
              <w:bottom w:val="single" w:sz="4" w:space="0" w:color="auto"/>
              <w:right w:val="nil"/>
            </w:tcBorders>
            <w:shd w:val="clear" w:color="auto" w:fill="auto"/>
            <w:noWrap/>
            <w:vAlign w:val="center"/>
            <w:hideMark/>
          </w:tcPr>
          <w:p w14:paraId="70F3D11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54A970A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0353253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single" w:sz="4" w:space="0" w:color="auto"/>
              <w:right w:val="nil"/>
            </w:tcBorders>
            <w:shd w:val="clear" w:color="auto" w:fill="auto"/>
            <w:noWrap/>
            <w:vAlign w:val="center"/>
            <w:hideMark/>
          </w:tcPr>
          <w:p w14:paraId="27C7561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253EA98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single" w:sz="4" w:space="0" w:color="auto"/>
              <w:right w:val="nil"/>
            </w:tcBorders>
            <w:shd w:val="clear" w:color="auto" w:fill="auto"/>
            <w:noWrap/>
            <w:vAlign w:val="center"/>
            <w:hideMark/>
          </w:tcPr>
          <w:p w14:paraId="6FFA12C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3" w:type="dxa"/>
            <w:tcBorders>
              <w:top w:val="nil"/>
              <w:left w:val="nil"/>
              <w:bottom w:val="single" w:sz="4" w:space="0" w:color="auto"/>
              <w:right w:val="nil"/>
            </w:tcBorders>
            <w:shd w:val="clear" w:color="auto" w:fill="auto"/>
            <w:noWrap/>
            <w:vAlign w:val="center"/>
            <w:hideMark/>
          </w:tcPr>
          <w:p w14:paraId="67AF56B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single" w:sz="4" w:space="0" w:color="auto"/>
              <w:right w:val="nil"/>
            </w:tcBorders>
            <w:shd w:val="clear" w:color="auto" w:fill="auto"/>
            <w:noWrap/>
            <w:vAlign w:val="center"/>
            <w:hideMark/>
          </w:tcPr>
          <w:p w14:paraId="4C9EEFE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2DA2890C" w14:textId="77777777" w:rsidTr="000D3C23">
        <w:trPr>
          <w:trHeight w:val="574"/>
        </w:trPr>
        <w:tc>
          <w:tcPr>
            <w:tcW w:w="2355" w:type="dxa"/>
            <w:tcBorders>
              <w:top w:val="nil"/>
              <w:left w:val="nil"/>
              <w:bottom w:val="nil"/>
              <w:right w:val="nil"/>
            </w:tcBorders>
            <w:shd w:val="clear" w:color="auto" w:fill="auto"/>
            <w:vAlign w:val="center"/>
            <w:hideMark/>
          </w:tcPr>
          <w:p w14:paraId="6C22F63F" w14:textId="77777777" w:rsidR="000D3C23" w:rsidRPr="000D3C23" w:rsidRDefault="000D3C23" w:rsidP="000D3C23">
            <w:pPr>
              <w:spacing w:line="240" w:lineRule="auto"/>
              <w:jc w:val="left"/>
              <w:rPr>
                <w:rFonts w:eastAsia="Times New Roman"/>
                <w:color w:val="000000"/>
                <w:lang w:eastAsia="pt-BR"/>
              </w:rPr>
            </w:pPr>
            <w:proofErr w:type="spellStart"/>
            <w:r w:rsidRPr="000D3C23">
              <w:rPr>
                <w:rFonts w:eastAsia="Times New Roman"/>
                <w:color w:val="000000"/>
                <w:lang w:eastAsia="pt-BR"/>
              </w:rPr>
              <w:t>Workplace</w:t>
            </w:r>
            <w:proofErr w:type="spellEnd"/>
            <w:r w:rsidRPr="000D3C23">
              <w:rPr>
                <w:rFonts w:eastAsia="Times New Roman"/>
                <w:color w:val="000000"/>
                <w:lang w:eastAsia="pt-BR"/>
              </w:rPr>
              <w:t xml:space="preserve"> policies &amp; </w:t>
            </w:r>
            <w:proofErr w:type="spellStart"/>
            <w:r w:rsidRPr="000D3C23">
              <w:rPr>
                <w:rFonts w:eastAsia="Times New Roman"/>
                <w:color w:val="000000"/>
                <w:lang w:eastAsia="pt-BR"/>
              </w:rPr>
              <w:t>culture</w:t>
            </w:r>
            <w:proofErr w:type="spellEnd"/>
          </w:p>
        </w:tc>
        <w:tc>
          <w:tcPr>
            <w:tcW w:w="639" w:type="dxa"/>
            <w:tcBorders>
              <w:top w:val="nil"/>
              <w:left w:val="nil"/>
              <w:bottom w:val="nil"/>
              <w:right w:val="nil"/>
            </w:tcBorders>
            <w:shd w:val="clear" w:color="auto" w:fill="auto"/>
            <w:noWrap/>
            <w:vAlign w:val="center"/>
            <w:hideMark/>
          </w:tcPr>
          <w:p w14:paraId="144DC46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2" w:type="dxa"/>
            <w:tcBorders>
              <w:top w:val="nil"/>
              <w:left w:val="nil"/>
              <w:bottom w:val="nil"/>
              <w:right w:val="nil"/>
            </w:tcBorders>
            <w:shd w:val="clear" w:color="auto" w:fill="auto"/>
            <w:noWrap/>
            <w:vAlign w:val="center"/>
            <w:hideMark/>
          </w:tcPr>
          <w:p w14:paraId="0673698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14A3FA9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40" w:type="dxa"/>
            <w:tcBorders>
              <w:top w:val="nil"/>
              <w:left w:val="nil"/>
              <w:bottom w:val="nil"/>
              <w:right w:val="nil"/>
            </w:tcBorders>
            <w:shd w:val="clear" w:color="auto" w:fill="auto"/>
            <w:noWrap/>
            <w:vAlign w:val="center"/>
            <w:hideMark/>
          </w:tcPr>
          <w:p w14:paraId="71D0720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64B453B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4FC31A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A0A9B6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3F8AB7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05D5CC8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23" w:type="dxa"/>
            <w:tcBorders>
              <w:top w:val="nil"/>
              <w:left w:val="nil"/>
              <w:bottom w:val="nil"/>
              <w:right w:val="nil"/>
            </w:tcBorders>
            <w:shd w:val="clear" w:color="auto" w:fill="auto"/>
            <w:noWrap/>
            <w:vAlign w:val="center"/>
            <w:hideMark/>
          </w:tcPr>
          <w:p w14:paraId="7614B6B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13B1F8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1CF9EAB0" w14:textId="77777777" w:rsidTr="000D3C23">
        <w:trPr>
          <w:trHeight w:val="574"/>
        </w:trPr>
        <w:tc>
          <w:tcPr>
            <w:tcW w:w="2355" w:type="dxa"/>
            <w:tcBorders>
              <w:top w:val="nil"/>
              <w:left w:val="nil"/>
              <w:bottom w:val="nil"/>
              <w:right w:val="nil"/>
            </w:tcBorders>
            <w:shd w:val="clear" w:color="auto" w:fill="auto"/>
            <w:vAlign w:val="center"/>
            <w:hideMark/>
          </w:tcPr>
          <w:p w14:paraId="3623FDC9" w14:textId="77C964A7" w:rsidR="00935B32" w:rsidRPr="00935B32" w:rsidRDefault="00935B32" w:rsidP="000D3C23">
            <w:pPr>
              <w:spacing w:line="240" w:lineRule="auto"/>
              <w:ind w:firstLineChars="100" w:firstLine="220"/>
              <w:jc w:val="left"/>
              <w:rPr>
                <w:rFonts w:eastAsia="Times New Roman"/>
                <w:color w:val="000000"/>
                <w:lang w:val="en-US" w:eastAsia="pt-BR"/>
              </w:rPr>
            </w:pPr>
            <w:r w:rsidRPr="00935B32">
              <w:rPr>
                <w:rFonts w:eastAsia="Times New Roman"/>
                <w:color w:val="000000"/>
                <w:lang w:val="en-US" w:eastAsia="pt-BR"/>
              </w:rPr>
              <w:t>A</w:t>
            </w:r>
            <w:r w:rsidR="000D3C23" w:rsidRPr="000D3C23">
              <w:rPr>
                <w:rFonts w:eastAsia="Times New Roman"/>
                <w:color w:val="000000"/>
                <w:lang w:val="en-US" w:eastAsia="pt-BR"/>
              </w:rPr>
              <w:t xml:space="preserve">vailability of health </w:t>
            </w:r>
          </w:p>
          <w:p w14:paraId="4F704A28" w14:textId="5B8FC922" w:rsidR="000D3C23" w:rsidRPr="000D3C23" w:rsidRDefault="000D3C23" w:rsidP="000D3C23">
            <w:pPr>
              <w:spacing w:line="240" w:lineRule="auto"/>
              <w:ind w:firstLineChars="100" w:firstLine="220"/>
              <w:jc w:val="left"/>
              <w:rPr>
                <w:rFonts w:eastAsia="Times New Roman"/>
                <w:color w:val="000000"/>
                <w:lang w:val="en-US" w:eastAsia="pt-BR"/>
              </w:rPr>
            </w:pPr>
            <w:r w:rsidRPr="000D3C23">
              <w:rPr>
                <w:rFonts w:eastAsia="Times New Roman"/>
                <w:color w:val="000000"/>
                <w:lang w:val="en-US" w:eastAsia="pt-BR"/>
              </w:rPr>
              <w:t>programs at work</w:t>
            </w:r>
          </w:p>
        </w:tc>
        <w:tc>
          <w:tcPr>
            <w:tcW w:w="639" w:type="dxa"/>
            <w:tcBorders>
              <w:top w:val="nil"/>
              <w:left w:val="nil"/>
              <w:bottom w:val="nil"/>
              <w:right w:val="nil"/>
            </w:tcBorders>
            <w:shd w:val="clear" w:color="auto" w:fill="auto"/>
            <w:noWrap/>
            <w:vAlign w:val="center"/>
            <w:hideMark/>
          </w:tcPr>
          <w:p w14:paraId="21D9AE3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32%</w:t>
            </w:r>
          </w:p>
        </w:tc>
        <w:tc>
          <w:tcPr>
            <w:tcW w:w="622" w:type="dxa"/>
            <w:tcBorders>
              <w:top w:val="nil"/>
              <w:left w:val="nil"/>
              <w:bottom w:val="nil"/>
              <w:right w:val="nil"/>
            </w:tcBorders>
            <w:shd w:val="clear" w:color="auto" w:fill="auto"/>
            <w:noWrap/>
            <w:vAlign w:val="center"/>
            <w:hideMark/>
          </w:tcPr>
          <w:p w14:paraId="36FDF5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47B2022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130A569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nil"/>
              <w:left w:val="nil"/>
              <w:bottom w:val="nil"/>
              <w:right w:val="nil"/>
            </w:tcBorders>
            <w:shd w:val="clear" w:color="auto" w:fill="auto"/>
            <w:noWrap/>
            <w:vAlign w:val="center"/>
            <w:hideMark/>
          </w:tcPr>
          <w:p w14:paraId="0EA9657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13A6EC1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05BCD28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37E45AA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4E76B6E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12%</w:t>
            </w:r>
          </w:p>
        </w:tc>
        <w:tc>
          <w:tcPr>
            <w:tcW w:w="623" w:type="dxa"/>
            <w:tcBorders>
              <w:top w:val="nil"/>
              <w:left w:val="nil"/>
              <w:bottom w:val="nil"/>
              <w:right w:val="nil"/>
            </w:tcBorders>
            <w:shd w:val="clear" w:color="auto" w:fill="auto"/>
            <w:noWrap/>
            <w:vAlign w:val="center"/>
            <w:hideMark/>
          </w:tcPr>
          <w:p w14:paraId="3B54580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17%</w:t>
            </w:r>
          </w:p>
        </w:tc>
        <w:tc>
          <w:tcPr>
            <w:tcW w:w="607" w:type="dxa"/>
            <w:tcBorders>
              <w:top w:val="nil"/>
              <w:left w:val="nil"/>
              <w:bottom w:val="nil"/>
              <w:right w:val="nil"/>
            </w:tcBorders>
            <w:shd w:val="clear" w:color="auto" w:fill="auto"/>
            <w:noWrap/>
            <w:vAlign w:val="center"/>
            <w:hideMark/>
          </w:tcPr>
          <w:p w14:paraId="2DC295C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r>
      <w:tr w:rsidR="000D3C23" w:rsidRPr="000D3C23" w14:paraId="6C6179D9" w14:textId="77777777" w:rsidTr="000D3C23">
        <w:trPr>
          <w:trHeight w:val="574"/>
        </w:trPr>
        <w:tc>
          <w:tcPr>
            <w:tcW w:w="2355" w:type="dxa"/>
            <w:tcBorders>
              <w:top w:val="nil"/>
              <w:left w:val="nil"/>
              <w:bottom w:val="nil"/>
              <w:right w:val="nil"/>
            </w:tcBorders>
            <w:shd w:val="clear" w:color="auto" w:fill="auto"/>
            <w:vAlign w:val="center"/>
            <w:hideMark/>
          </w:tcPr>
          <w:p w14:paraId="305435BA" w14:textId="77777777" w:rsidR="00935B32" w:rsidRPr="00935B32"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Availability</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of</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job</w:t>
            </w:r>
            <w:proofErr w:type="spellEnd"/>
            <w:r w:rsidRPr="000D3C23">
              <w:rPr>
                <w:rFonts w:eastAsia="Times New Roman"/>
                <w:color w:val="000000"/>
                <w:lang w:eastAsia="pt-BR"/>
              </w:rPr>
              <w:t xml:space="preserve"> </w:t>
            </w:r>
          </w:p>
          <w:p w14:paraId="3AAD162A" w14:textId="1DCBD918"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benefits</w:t>
            </w:r>
            <w:proofErr w:type="spellEnd"/>
          </w:p>
        </w:tc>
        <w:tc>
          <w:tcPr>
            <w:tcW w:w="639" w:type="dxa"/>
            <w:tcBorders>
              <w:top w:val="nil"/>
              <w:left w:val="nil"/>
              <w:bottom w:val="nil"/>
              <w:right w:val="nil"/>
            </w:tcBorders>
            <w:shd w:val="clear" w:color="auto" w:fill="auto"/>
            <w:noWrap/>
            <w:vAlign w:val="center"/>
            <w:hideMark/>
          </w:tcPr>
          <w:p w14:paraId="1D3813E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2" w:type="dxa"/>
            <w:tcBorders>
              <w:top w:val="nil"/>
              <w:left w:val="nil"/>
              <w:bottom w:val="nil"/>
              <w:right w:val="nil"/>
            </w:tcBorders>
            <w:shd w:val="clear" w:color="auto" w:fill="auto"/>
            <w:noWrap/>
            <w:vAlign w:val="center"/>
            <w:hideMark/>
          </w:tcPr>
          <w:p w14:paraId="0B5FC2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73A298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nil"/>
              <w:right w:val="nil"/>
            </w:tcBorders>
            <w:shd w:val="clear" w:color="auto" w:fill="auto"/>
            <w:noWrap/>
            <w:vAlign w:val="center"/>
            <w:hideMark/>
          </w:tcPr>
          <w:p w14:paraId="3FC8D9E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75D3D4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6F04A1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FA1D03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DBDF65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1BA06D6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7492D82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07BE73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1FB70581" w14:textId="77777777" w:rsidTr="000D3C23">
        <w:trPr>
          <w:trHeight w:val="287"/>
        </w:trPr>
        <w:tc>
          <w:tcPr>
            <w:tcW w:w="2355" w:type="dxa"/>
            <w:tcBorders>
              <w:top w:val="nil"/>
              <w:left w:val="nil"/>
              <w:bottom w:val="nil"/>
              <w:right w:val="nil"/>
            </w:tcBorders>
            <w:shd w:val="clear" w:color="auto" w:fill="auto"/>
            <w:vAlign w:val="center"/>
            <w:hideMark/>
          </w:tcPr>
          <w:p w14:paraId="2A0FDD2D" w14:textId="77777777" w:rsidR="00935B32" w:rsidRPr="00935B32" w:rsidRDefault="000D3C23" w:rsidP="000D3C23">
            <w:pPr>
              <w:spacing w:line="240" w:lineRule="auto"/>
              <w:ind w:firstLineChars="100" w:firstLine="220"/>
              <w:jc w:val="left"/>
              <w:rPr>
                <w:rFonts w:eastAsia="Times New Roman"/>
                <w:color w:val="000000"/>
                <w:lang w:eastAsia="pt-BR"/>
              </w:rPr>
            </w:pPr>
            <w:r w:rsidRPr="000D3C23">
              <w:rPr>
                <w:rFonts w:eastAsia="Times New Roman"/>
                <w:color w:val="000000"/>
                <w:lang w:eastAsia="pt-BR"/>
              </w:rPr>
              <w:t xml:space="preserve">Health </w:t>
            </w:r>
            <w:proofErr w:type="spellStart"/>
            <w:r w:rsidRPr="000D3C23">
              <w:rPr>
                <w:rFonts w:eastAsia="Times New Roman"/>
                <w:color w:val="000000"/>
                <w:lang w:eastAsia="pt-BR"/>
              </w:rPr>
              <w:t>culture</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at</w:t>
            </w:r>
            <w:proofErr w:type="spellEnd"/>
            <w:r w:rsidRPr="000D3C23">
              <w:rPr>
                <w:rFonts w:eastAsia="Times New Roman"/>
                <w:color w:val="000000"/>
                <w:lang w:eastAsia="pt-BR"/>
              </w:rPr>
              <w:t xml:space="preserve"> </w:t>
            </w:r>
          </w:p>
          <w:p w14:paraId="728C705E" w14:textId="299DE967"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work</w:t>
            </w:r>
            <w:proofErr w:type="spellEnd"/>
          </w:p>
        </w:tc>
        <w:tc>
          <w:tcPr>
            <w:tcW w:w="639" w:type="dxa"/>
            <w:tcBorders>
              <w:top w:val="nil"/>
              <w:left w:val="nil"/>
              <w:bottom w:val="nil"/>
              <w:right w:val="nil"/>
            </w:tcBorders>
            <w:shd w:val="clear" w:color="auto" w:fill="auto"/>
            <w:noWrap/>
            <w:vAlign w:val="center"/>
            <w:hideMark/>
          </w:tcPr>
          <w:p w14:paraId="10BFADC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34%</w:t>
            </w:r>
          </w:p>
        </w:tc>
        <w:tc>
          <w:tcPr>
            <w:tcW w:w="622" w:type="dxa"/>
            <w:tcBorders>
              <w:top w:val="nil"/>
              <w:left w:val="nil"/>
              <w:bottom w:val="nil"/>
              <w:right w:val="nil"/>
            </w:tcBorders>
            <w:shd w:val="clear" w:color="auto" w:fill="auto"/>
            <w:noWrap/>
            <w:vAlign w:val="center"/>
            <w:hideMark/>
          </w:tcPr>
          <w:p w14:paraId="247A66D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06C8EF4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659012B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632BD35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2357CC6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7A48974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4DE06A2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3555B25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23" w:type="dxa"/>
            <w:tcBorders>
              <w:top w:val="nil"/>
              <w:left w:val="nil"/>
              <w:bottom w:val="nil"/>
              <w:right w:val="nil"/>
            </w:tcBorders>
            <w:shd w:val="clear" w:color="auto" w:fill="auto"/>
            <w:noWrap/>
            <w:vAlign w:val="center"/>
            <w:hideMark/>
          </w:tcPr>
          <w:p w14:paraId="33A7685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18%</w:t>
            </w:r>
          </w:p>
        </w:tc>
        <w:tc>
          <w:tcPr>
            <w:tcW w:w="607" w:type="dxa"/>
            <w:tcBorders>
              <w:top w:val="nil"/>
              <w:left w:val="nil"/>
              <w:bottom w:val="nil"/>
              <w:right w:val="nil"/>
            </w:tcBorders>
            <w:shd w:val="clear" w:color="auto" w:fill="auto"/>
            <w:noWrap/>
            <w:vAlign w:val="center"/>
            <w:hideMark/>
          </w:tcPr>
          <w:p w14:paraId="385B401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50743948" w14:textId="77777777" w:rsidTr="000D3C23">
        <w:trPr>
          <w:trHeight w:val="287"/>
        </w:trPr>
        <w:tc>
          <w:tcPr>
            <w:tcW w:w="2355" w:type="dxa"/>
            <w:tcBorders>
              <w:top w:val="nil"/>
              <w:left w:val="nil"/>
              <w:bottom w:val="nil"/>
              <w:right w:val="nil"/>
            </w:tcBorders>
            <w:shd w:val="clear" w:color="auto" w:fill="auto"/>
            <w:vAlign w:val="center"/>
            <w:hideMark/>
          </w:tcPr>
          <w:p w14:paraId="4B5AFA75" w14:textId="32F87866" w:rsidR="000D3C23" w:rsidRPr="000D3C23"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M</w:t>
            </w:r>
            <w:r w:rsidR="000D3C23" w:rsidRPr="000D3C23">
              <w:rPr>
                <w:rFonts w:eastAsia="Times New Roman"/>
                <w:color w:val="000000"/>
                <w:lang w:eastAsia="pt-BR"/>
              </w:rPr>
              <w:t xml:space="preserve">anagement </w:t>
            </w:r>
            <w:proofErr w:type="spellStart"/>
            <w:r w:rsidR="000D3C23" w:rsidRPr="000D3C23">
              <w:rPr>
                <w:rFonts w:eastAsia="Times New Roman"/>
                <w:color w:val="000000"/>
                <w:lang w:eastAsia="pt-BR"/>
              </w:rPr>
              <w:t>trust</w:t>
            </w:r>
            <w:proofErr w:type="spellEnd"/>
          </w:p>
        </w:tc>
        <w:tc>
          <w:tcPr>
            <w:tcW w:w="639" w:type="dxa"/>
            <w:tcBorders>
              <w:top w:val="nil"/>
              <w:left w:val="nil"/>
              <w:bottom w:val="nil"/>
              <w:right w:val="nil"/>
            </w:tcBorders>
            <w:shd w:val="clear" w:color="auto" w:fill="auto"/>
            <w:noWrap/>
            <w:vAlign w:val="center"/>
            <w:hideMark/>
          </w:tcPr>
          <w:p w14:paraId="7C47371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28%</w:t>
            </w:r>
          </w:p>
        </w:tc>
        <w:tc>
          <w:tcPr>
            <w:tcW w:w="622" w:type="dxa"/>
            <w:tcBorders>
              <w:top w:val="nil"/>
              <w:left w:val="nil"/>
              <w:bottom w:val="nil"/>
              <w:right w:val="nil"/>
            </w:tcBorders>
            <w:shd w:val="clear" w:color="auto" w:fill="auto"/>
            <w:noWrap/>
            <w:vAlign w:val="center"/>
            <w:hideMark/>
          </w:tcPr>
          <w:p w14:paraId="531A40D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3136EC0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230878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170AFD1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1B9C063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BA741E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6A98E1A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0616E67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c>
          <w:tcPr>
            <w:tcW w:w="623" w:type="dxa"/>
            <w:tcBorders>
              <w:top w:val="nil"/>
              <w:left w:val="nil"/>
              <w:bottom w:val="nil"/>
              <w:right w:val="nil"/>
            </w:tcBorders>
            <w:shd w:val="clear" w:color="auto" w:fill="auto"/>
            <w:noWrap/>
            <w:vAlign w:val="center"/>
            <w:hideMark/>
          </w:tcPr>
          <w:p w14:paraId="37935E2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14%</w:t>
            </w:r>
          </w:p>
        </w:tc>
        <w:tc>
          <w:tcPr>
            <w:tcW w:w="607" w:type="dxa"/>
            <w:tcBorders>
              <w:top w:val="nil"/>
              <w:left w:val="nil"/>
              <w:bottom w:val="nil"/>
              <w:right w:val="nil"/>
            </w:tcBorders>
            <w:shd w:val="clear" w:color="auto" w:fill="auto"/>
            <w:noWrap/>
            <w:vAlign w:val="center"/>
            <w:hideMark/>
          </w:tcPr>
          <w:p w14:paraId="2B900DF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r>
      <w:tr w:rsidR="000D3C23" w:rsidRPr="000D3C23" w14:paraId="4AF008C2" w14:textId="77777777" w:rsidTr="000D3C23">
        <w:trPr>
          <w:trHeight w:val="574"/>
        </w:trPr>
        <w:tc>
          <w:tcPr>
            <w:tcW w:w="2355" w:type="dxa"/>
            <w:tcBorders>
              <w:top w:val="nil"/>
              <w:left w:val="nil"/>
              <w:bottom w:val="nil"/>
              <w:right w:val="nil"/>
            </w:tcBorders>
            <w:shd w:val="clear" w:color="auto" w:fill="auto"/>
            <w:vAlign w:val="center"/>
            <w:hideMark/>
          </w:tcPr>
          <w:p w14:paraId="75C5099F" w14:textId="77777777" w:rsidR="00935B32" w:rsidRPr="00935B32"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perceived</w:t>
            </w:r>
            <w:proofErr w:type="spellEnd"/>
            <w:r w:rsidRPr="000D3C23">
              <w:rPr>
                <w:rFonts w:eastAsia="Times New Roman"/>
                <w:color w:val="000000"/>
                <w:lang w:eastAsia="pt-BR"/>
              </w:rPr>
              <w:t xml:space="preserve"> </w:t>
            </w:r>
          </w:p>
          <w:p w14:paraId="12329074" w14:textId="1F9D4F4E" w:rsidR="00935B32" w:rsidRPr="00935B32"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O</w:t>
            </w:r>
            <w:r w:rsidR="000D3C23" w:rsidRPr="000D3C23">
              <w:rPr>
                <w:rFonts w:eastAsia="Times New Roman"/>
                <w:color w:val="000000"/>
                <w:lang w:eastAsia="pt-BR"/>
              </w:rPr>
              <w:t>rganizational</w:t>
            </w:r>
            <w:proofErr w:type="spellEnd"/>
            <w:r w:rsidR="000D3C23" w:rsidRPr="000D3C23">
              <w:rPr>
                <w:rFonts w:eastAsia="Times New Roman"/>
                <w:color w:val="000000"/>
                <w:lang w:eastAsia="pt-BR"/>
              </w:rPr>
              <w:t xml:space="preserve"> </w:t>
            </w:r>
          </w:p>
          <w:p w14:paraId="15C671B9" w14:textId="230F04A9"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support</w:t>
            </w:r>
            <w:proofErr w:type="spellEnd"/>
          </w:p>
        </w:tc>
        <w:tc>
          <w:tcPr>
            <w:tcW w:w="639" w:type="dxa"/>
            <w:tcBorders>
              <w:top w:val="nil"/>
              <w:left w:val="nil"/>
              <w:bottom w:val="nil"/>
              <w:right w:val="nil"/>
            </w:tcBorders>
            <w:shd w:val="clear" w:color="auto" w:fill="auto"/>
            <w:noWrap/>
            <w:vAlign w:val="center"/>
            <w:hideMark/>
          </w:tcPr>
          <w:p w14:paraId="790595A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2" w:type="dxa"/>
            <w:tcBorders>
              <w:top w:val="nil"/>
              <w:left w:val="nil"/>
              <w:bottom w:val="nil"/>
              <w:right w:val="nil"/>
            </w:tcBorders>
            <w:shd w:val="clear" w:color="auto" w:fill="auto"/>
            <w:noWrap/>
            <w:vAlign w:val="center"/>
            <w:hideMark/>
          </w:tcPr>
          <w:p w14:paraId="664A300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4720939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40" w:type="dxa"/>
            <w:tcBorders>
              <w:top w:val="nil"/>
              <w:left w:val="nil"/>
              <w:bottom w:val="nil"/>
              <w:right w:val="nil"/>
            </w:tcBorders>
            <w:shd w:val="clear" w:color="auto" w:fill="auto"/>
            <w:noWrap/>
            <w:vAlign w:val="center"/>
            <w:hideMark/>
          </w:tcPr>
          <w:p w14:paraId="47CA0F8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2DC2461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107EC5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7801EB5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CAD60F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226E866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0526013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w:t>
            </w:r>
          </w:p>
        </w:tc>
        <w:tc>
          <w:tcPr>
            <w:tcW w:w="607" w:type="dxa"/>
            <w:tcBorders>
              <w:top w:val="nil"/>
              <w:left w:val="nil"/>
              <w:bottom w:val="nil"/>
              <w:right w:val="nil"/>
            </w:tcBorders>
            <w:shd w:val="clear" w:color="auto" w:fill="auto"/>
            <w:noWrap/>
            <w:vAlign w:val="center"/>
            <w:hideMark/>
          </w:tcPr>
          <w:p w14:paraId="1E08995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0BC22207" w14:textId="77777777" w:rsidTr="000D3C23">
        <w:trPr>
          <w:trHeight w:val="287"/>
        </w:trPr>
        <w:tc>
          <w:tcPr>
            <w:tcW w:w="2355" w:type="dxa"/>
            <w:tcBorders>
              <w:top w:val="nil"/>
              <w:left w:val="nil"/>
              <w:bottom w:val="nil"/>
              <w:right w:val="nil"/>
            </w:tcBorders>
            <w:shd w:val="clear" w:color="auto" w:fill="auto"/>
            <w:vAlign w:val="center"/>
            <w:hideMark/>
          </w:tcPr>
          <w:p w14:paraId="758CC600" w14:textId="7AAF4E4A"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R</w:t>
            </w:r>
            <w:r w:rsidR="000D3C23" w:rsidRPr="000D3C23">
              <w:rPr>
                <w:rFonts w:eastAsia="Times New Roman"/>
                <w:color w:val="000000"/>
                <w:lang w:eastAsia="pt-BR"/>
              </w:rPr>
              <w:t>ecognition</w:t>
            </w:r>
            <w:proofErr w:type="spellEnd"/>
          </w:p>
        </w:tc>
        <w:tc>
          <w:tcPr>
            <w:tcW w:w="639" w:type="dxa"/>
            <w:tcBorders>
              <w:top w:val="nil"/>
              <w:left w:val="nil"/>
              <w:bottom w:val="nil"/>
              <w:right w:val="nil"/>
            </w:tcBorders>
            <w:shd w:val="clear" w:color="auto" w:fill="auto"/>
            <w:noWrap/>
            <w:vAlign w:val="center"/>
            <w:hideMark/>
          </w:tcPr>
          <w:p w14:paraId="3494F1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2" w:type="dxa"/>
            <w:tcBorders>
              <w:top w:val="nil"/>
              <w:left w:val="nil"/>
              <w:bottom w:val="nil"/>
              <w:right w:val="nil"/>
            </w:tcBorders>
            <w:shd w:val="clear" w:color="auto" w:fill="auto"/>
            <w:noWrap/>
            <w:vAlign w:val="center"/>
            <w:hideMark/>
          </w:tcPr>
          <w:p w14:paraId="510D0C6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7CA2B25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40" w:type="dxa"/>
            <w:tcBorders>
              <w:top w:val="nil"/>
              <w:left w:val="nil"/>
              <w:bottom w:val="nil"/>
              <w:right w:val="nil"/>
            </w:tcBorders>
            <w:shd w:val="clear" w:color="auto" w:fill="auto"/>
            <w:noWrap/>
            <w:vAlign w:val="center"/>
            <w:hideMark/>
          </w:tcPr>
          <w:p w14:paraId="089FF63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7BB665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F52EDE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B7D3F8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EFB405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27E00D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597B039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07" w:type="dxa"/>
            <w:tcBorders>
              <w:top w:val="nil"/>
              <w:left w:val="nil"/>
              <w:bottom w:val="nil"/>
              <w:right w:val="nil"/>
            </w:tcBorders>
            <w:shd w:val="clear" w:color="auto" w:fill="auto"/>
            <w:noWrap/>
            <w:vAlign w:val="center"/>
            <w:hideMark/>
          </w:tcPr>
          <w:p w14:paraId="5F45971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r>
      <w:tr w:rsidR="000D3C23" w:rsidRPr="000D3C23" w14:paraId="084C3A73" w14:textId="77777777" w:rsidTr="000D3C23">
        <w:trPr>
          <w:trHeight w:val="287"/>
        </w:trPr>
        <w:tc>
          <w:tcPr>
            <w:tcW w:w="2355" w:type="dxa"/>
            <w:tcBorders>
              <w:top w:val="nil"/>
              <w:left w:val="nil"/>
              <w:bottom w:val="nil"/>
              <w:right w:val="nil"/>
            </w:tcBorders>
            <w:shd w:val="clear" w:color="auto" w:fill="auto"/>
            <w:vAlign w:val="center"/>
            <w:hideMark/>
          </w:tcPr>
          <w:p w14:paraId="31A023C3" w14:textId="78DC3215"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R</w:t>
            </w:r>
            <w:r w:rsidR="000D3C23" w:rsidRPr="000D3C23">
              <w:rPr>
                <w:rFonts w:eastAsia="Times New Roman"/>
                <w:color w:val="000000"/>
                <w:lang w:eastAsia="pt-BR"/>
              </w:rPr>
              <w:t>espect</w:t>
            </w:r>
            <w:proofErr w:type="spellEnd"/>
          </w:p>
        </w:tc>
        <w:tc>
          <w:tcPr>
            <w:tcW w:w="639" w:type="dxa"/>
            <w:tcBorders>
              <w:top w:val="nil"/>
              <w:left w:val="nil"/>
              <w:bottom w:val="nil"/>
              <w:right w:val="nil"/>
            </w:tcBorders>
            <w:shd w:val="clear" w:color="auto" w:fill="auto"/>
            <w:noWrap/>
            <w:vAlign w:val="center"/>
            <w:hideMark/>
          </w:tcPr>
          <w:p w14:paraId="6788B2A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23%</w:t>
            </w:r>
          </w:p>
        </w:tc>
        <w:tc>
          <w:tcPr>
            <w:tcW w:w="622" w:type="dxa"/>
            <w:tcBorders>
              <w:top w:val="nil"/>
              <w:left w:val="nil"/>
              <w:bottom w:val="nil"/>
              <w:right w:val="nil"/>
            </w:tcBorders>
            <w:shd w:val="clear" w:color="auto" w:fill="auto"/>
            <w:noWrap/>
            <w:vAlign w:val="center"/>
            <w:hideMark/>
          </w:tcPr>
          <w:p w14:paraId="023B719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3D81600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40" w:type="dxa"/>
            <w:tcBorders>
              <w:top w:val="nil"/>
              <w:left w:val="nil"/>
              <w:bottom w:val="nil"/>
              <w:right w:val="nil"/>
            </w:tcBorders>
            <w:shd w:val="clear" w:color="auto" w:fill="auto"/>
            <w:noWrap/>
            <w:vAlign w:val="center"/>
            <w:hideMark/>
          </w:tcPr>
          <w:p w14:paraId="274EEDC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A03C87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E2EAF1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000A74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41D398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60351D3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70AE32B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c>
          <w:tcPr>
            <w:tcW w:w="607" w:type="dxa"/>
            <w:tcBorders>
              <w:top w:val="nil"/>
              <w:left w:val="nil"/>
              <w:bottom w:val="nil"/>
              <w:right w:val="nil"/>
            </w:tcBorders>
            <w:shd w:val="clear" w:color="auto" w:fill="auto"/>
            <w:noWrap/>
            <w:vAlign w:val="center"/>
            <w:hideMark/>
          </w:tcPr>
          <w:p w14:paraId="65DDC7F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2CA915B8" w14:textId="77777777" w:rsidTr="000D3C23">
        <w:trPr>
          <w:trHeight w:val="574"/>
        </w:trPr>
        <w:tc>
          <w:tcPr>
            <w:tcW w:w="2355" w:type="dxa"/>
            <w:tcBorders>
              <w:top w:val="nil"/>
              <w:left w:val="nil"/>
              <w:bottom w:val="nil"/>
              <w:right w:val="nil"/>
            </w:tcBorders>
            <w:shd w:val="clear" w:color="auto" w:fill="auto"/>
            <w:vAlign w:val="center"/>
            <w:hideMark/>
          </w:tcPr>
          <w:p w14:paraId="7AC5C979" w14:textId="77777777" w:rsidR="00935B32" w:rsidRPr="00935B32" w:rsidRDefault="000D3C23" w:rsidP="000D3C23">
            <w:pPr>
              <w:spacing w:line="240" w:lineRule="auto"/>
              <w:ind w:firstLineChars="100" w:firstLine="220"/>
              <w:jc w:val="left"/>
              <w:rPr>
                <w:rFonts w:eastAsia="Times New Roman"/>
                <w:color w:val="000000"/>
                <w:lang w:val="en-US" w:eastAsia="pt-BR"/>
              </w:rPr>
            </w:pPr>
            <w:r w:rsidRPr="000D3C23">
              <w:rPr>
                <w:rFonts w:eastAsia="Times New Roman"/>
                <w:color w:val="000000"/>
                <w:lang w:val="en-US" w:eastAsia="pt-BR"/>
              </w:rPr>
              <w:t xml:space="preserve">Work to non-work </w:t>
            </w:r>
          </w:p>
          <w:p w14:paraId="6F6B15B5" w14:textId="38DC6970" w:rsidR="000D3C23" w:rsidRPr="000D3C23" w:rsidRDefault="000D3C23" w:rsidP="000D3C23">
            <w:pPr>
              <w:spacing w:line="240" w:lineRule="auto"/>
              <w:ind w:firstLineChars="100" w:firstLine="220"/>
              <w:jc w:val="left"/>
              <w:rPr>
                <w:rFonts w:eastAsia="Times New Roman"/>
                <w:color w:val="000000"/>
                <w:lang w:val="en-US" w:eastAsia="pt-BR"/>
              </w:rPr>
            </w:pPr>
            <w:r w:rsidRPr="000D3C23">
              <w:rPr>
                <w:rFonts w:eastAsia="Times New Roman"/>
                <w:color w:val="000000"/>
                <w:lang w:val="en-US" w:eastAsia="pt-BR"/>
              </w:rPr>
              <w:t>conflict</w:t>
            </w:r>
          </w:p>
        </w:tc>
        <w:tc>
          <w:tcPr>
            <w:tcW w:w="639" w:type="dxa"/>
            <w:tcBorders>
              <w:top w:val="nil"/>
              <w:left w:val="nil"/>
              <w:bottom w:val="nil"/>
              <w:right w:val="nil"/>
            </w:tcBorders>
            <w:shd w:val="clear" w:color="auto" w:fill="auto"/>
            <w:noWrap/>
            <w:vAlign w:val="center"/>
            <w:hideMark/>
          </w:tcPr>
          <w:p w14:paraId="7A2CA8F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2" w:type="dxa"/>
            <w:tcBorders>
              <w:top w:val="nil"/>
              <w:left w:val="nil"/>
              <w:bottom w:val="nil"/>
              <w:right w:val="nil"/>
            </w:tcBorders>
            <w:shd w:val="clear" w:color="auto" w:fill="auto"/>
            <w:noWrap/>
            <w:vAlign w:val="center"/>
            <w:hideMark/>
          </w:tcPr>
          <w:p w14:paraId="1E5B72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3536712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nil"/>
              <w:right w:val="nil"/>
            </w:tcBorders>
            <w:shd w:val="clear" w:color="auto" w:fill="auto"/>
            <w:noWrap/>
            <w:vAlign w:val="center"/>
            <w:hideMark/>
          </w:tcPr>
          <w:p w14:paraId="04A0714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A25EDB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C1E095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6758D90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68A782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1931044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087DFEE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64A86EA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6FDEF1E2" w14:textId="77777777" w:rsidTr="000D3C23">
        <w:trPr>
          <w:trHeight w:val="574"/>
        </w:trPr>
        <w:tc>
          <w:tcPr>
            <w:tcW w:w="2355" w:type="dxa"/>
            <w:tcBorders>
              <w:top w:val="nil"/>
              <w:left w:val="nil"/>
              <w:bottom w:val="single" w:sz="4" w:space="0" w:color="auto"/>
              <w:right w:val="nil"/>
            </w:tcBorders>
            <w:shd w:val="clear" w:color="auto" w:fill="auto"/>
            <w:vAlign w:val="center"/>
            <w:hideMark/>
          </w:tcPr>
          <w:p w14:paraId="734CA206" w14:textId="750C8C60" w:rsidR="00935B32" w:rsidRPr="00935B32"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W</w:t>
            </w:r>
            <w:r w:rsidR="000D3C23" w:rsidRPr="000D3C23">
              <w:rPr>
                <w:rFonts w:eastAsia="Times New Roman"/>
                <w:color w:val="000000"/>
                <w:lang w:eastAsia="pt-BR"/>
              </w:rPr>
              <w:t>orkplace</w:t>
            </w:r>
            <w:proofErr w:type="spellEnd"/>
            <w:r w:rsidR="000D3C23" w:rsidRPr="000D3C23">
              <w:rPr>
                <w:rFonts w:eastAsia="Times New Roman"/>
                <w:color w:val="000000"/>
                <w:lang w:eastAsia="pt-BR"/>
              </w:rPr>
              <w:t xml:space="preserve">/schedule </w:t>
            </w:r>
          </w:p>
          <w:p w14:paraId="6DB2F7A7" w14:textId="10CF145B"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flexibility</w:t>
            </w:r>
            <w:proofErr w:type="spellEnd"/>
          </w:p>
        </w:tc>
        <w:tc>
          <w:tcPr>
            <w:tcW w:w="639" w:type="dxa"/>
            <w:tcBorders>
              <w:top w:val="nil"/>
              <w:left w:val="nil"/>
              <w:bottom w:val="single" w:sz="4" w:space="0" w:color="auto"/>
              <w:right w:val="nil"/>
            </w:tcBorders>
            <w:shd w:val="clear" w:color="auto" w:fill="auto"/>
            <w:noWrap/>
            <w:vAlign w:val="center"/>
            <w:hideMark/>
          </w:tcPr>
          <w:p w14:paraId="05D3AA4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22" w:type="dxa"/>
            <w:tcBorders>
              <w:top w:val="nil"/>
              <w:left w:val="nil"/>
              <w:bottom w:val="single" w:sz="4" w:space="0" w:color="auto"/>
              <w:right w:val="nil"/>
            </w:tcBorders>
            <w:shd w:val="clear" w:color="auto" w:fill="auto"/>
            <w:noWrap/>
            <w:vAlign w:val="center"/>
            <w:hideMark/>
          </w:tcPr>
          <w:p w14:paraId="2437E26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single" w:sz="4" w:space="0" w:color="auto"/>
              <w:right w:val="nil"/>
            </w:tcBorders>
            <w:shd w:val="clear" w:color="auto" w:fill="auto"/>
            <w:noWrap/>
            <w:vAlign w:val="center"/>
            <w:hideMark/>
          </w:tcPr>
          <w:p w14:paraId="0EF61C6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single" w:sz="4" w:space="0" w:color="auto"/>
              <w:right w:val="nil"/>
            </w:tcBorders>
            <w:shd w:val="clear" w:color="auto" w:fill="auto"/>
            <w:noWrap/>
            <w:vAlign w:val="center"/>
            <w:hideMark/>
          </w:tcPr>
          <w:p w14:paraId="12AC8D1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single" w:sz="4" w:space="0" w:color="auto"/>
              <w:right w:val="nil"/>
            </w:tcBorders>
            <w:shd w:val="clear" w:color="auto" w:fill="auto"/>
            <w:noWrap/>
            <w:vAlign w:val="center"/>
            <w:hideMark/>
          </w:tcPr>
          <w:p w14:paraId="00AD4D8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single" w:sz="4" w:space="0" w:color="auto"/>
              <w:right w:val="nil"/>
            </w:tcBorders>
            <w:shd w:val="clear" w:color="auto" w:fill="auto"/>
            <w:noWrap/>
            <w:vAlign w:val="center"/>
            <w:hideMark/>
          </w:tcPr>
          <w:p w14:paraId="1383E0E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single" w:sz="4" w:space="0" w:color="auto"/>
              <w:right w:val="nil"/>
            </w:tcBorders>
            <w:shd w:val="clear" w:color="auto" w:fill="auto"/>
            <w:noWrap/>
            <w:vAlign w:val="center"/>
            <w:hideMark/>
          </w:tcPr>
          <w:p w14:paraId="4558B65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single" w:sz="4" w:space="0" w:color="auto"/>
              <w:right w:val="nil"/>
            </w:tcBorders>
            <w:shd w:val="clear" w:color="auto" w:fill="auto"/>
            <w:noWrap/>
            <w:vAlign w:val="center"/>
            <w:hideMark/>
          </w:tcPr>
          <w:p w14:paraId="77592A6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single" w:sz="4" w:space="0" w:color="auto"/>
              <w:right w:val="nil"/>
            </w:tcBorders>
            <w:shd w:val="clear" w:color="auto" w:fill="auto"/>
            <w:noWrap/>
            <w:vAlign w:val="center"/>
            <w:hideMark/>
          </w:tcPr>
          <w:p w14:paraId="32BD538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single" w:sz="4" w:space="0" w:color="auto"/>
              <w:right w:val="nil"/>
            </w:tcBorders>
            <w:shd w:val="clear" w:color="auto" w:fill="auto"/>
            <w:noWrap/>
            <w:vAlign w:val="center"/>
            <w:hideMark/>
          </w:tcPr>
          <w:p w14:paraId="243ABA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7C23436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bl>
    <w:p w14:paraId="22E18FEC" w14:textId="76578948" w:rsidR="00935B32" w:rsidRDefault="00674C6B" w:rsidP="000D3C23">
      <w:pPr>
        <w:spacing w:line="240" w:lineRule="auto"/>
        <w:rPr>
          <w:bCs/>
        </w:rPr>
      </w:pPr>
      <w:r w:rsidRPr="00A2638C">
        <w:rPr>
          <w:bCs/>
        </w:rPr>
        <w:t>Fonte: Resultados originais da pesquisa</w:t>
      </w:r>
    </w:p>
    <w:p w14:paraId="173A8971" w14:textId="77777777" w:rsidR="00935B32" w:rsidRDefault="00935B32" w:rsidP="000D3C23">
      <w:pPr>
        <w:spacing w:line="240" w:lineRule="auto"/>
        <w:rPr>
          <w:bCs/>
        </w:rPr>
      </w:pPr>
    </w:p>
    <w:p w14:paraId="3109DADE" w14:textId="2E2D8204" w:rsidR="000D3C23" w:rsidRDefault="000D3C23" w:rsidP="000D3C23">
      <w:pPr>
        <w:spacing w:line="240" w:lineRule="auto"/>
        <w:rPr>
          <w:bCs/>
        </w:rPr>
      </w:pPr>
      <w:commentRangeStart w:id="536"/>
      <w:r>
        <w:rPr>
          <w:bCs/>
        </w:rPr>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2"/>
      </w:r>
      <w:r>
        <w:rPr>
          <w:bCs/>
        </w:rPr>
        <w:tab/>
      </w:r>
      <w:commentRangeEnd w:id="536"/>
      <w:r>
        <w:rPr>
          <w:rStyle w:val="Refdecomentrio"/>
        </w:rPr>
        <w:commentReference w:id="536"/>
      </w:r>
      <w:r>
        <w:rPr>
          <w:bCs/>
        </w:rPr>
        <w:tab/>
      </w:r>
      <w:r>
        <w:rPr>
          <w:bCs/>
        </w:rPr>
        <w:tab/>
      </w:r>
      <w:r>
        <w:rPr>
          <w:bCs/>
        </w:rPr>
        <w:tab/>
      </w:r>
      <w:r>
        <w:rPr>
          <w:bCs/>
        </w:rPr>
        <w:tab/>
      </w:r>
      <w:r>
        <w:rPr>
          <w:bCs/>
        </w:rPr>
        <w:tab/>
      </w:r>
      <w:r>
        <w:rPr>
          <w:bCs/>
        </w:rPr>
        <w:tab/>
      </w:r>
      <w:r>
        <w:rPr>
          <w:bCs/>
        </w:rPr>
        <w:tab/>
      </w:r>
      <w:r>
        <w:rPr>
          <w:bCs/>
        </w:rPr>
        <w:tab/>
      </w:r>
      <w:r>
        <w:rPr>
          <w:bCs/>
        </w:rPr>
        <w:tab/>
        <w:t xml:space="preserve">    </w:t>
      </w:r>
    </w:p>
    <w:p w14:paraId="1C99F2AE" w14:textId="20A56CE9" w:rsidR="000D3C23" w:rsidRDefault="000D3C23" w:rsidP="000D3C23">
      <w:pPr>
        <w:spacing w:line="240" w:lineRule="auto"/>
        <w:ind w:left="7788"/>
        <w:rPr>
          <w:color w:val="000000" w:themeColor="text1"/>
          <w:sz w:val="18"/>
          <w:szCs w:val="18"/>
        </w:rPr>
      </w:pPr>
      <w:r>
        <w:rPr>
          <w:color w:val="000000" w:themeColor="text1"/>
          <w:sz w:val="18"/>
          <w:szCs w:val="18"/>
        </w:rPr>
        <w:t xml:space="preserve">         </w:t>
      </w:r>
      <w:r w:rsidRPr="000D3C23">
        <w:rPr>
          <w:color w:val="000000" w:themeColor="text1"/>
          <w:sz w:val="18"/>
          <w:szCs w:val="18"/>
        </w:rPr>
        <w:t>(continua)</w:t>
      </w:r>
    </w:p>
    <w:tbl>
      <w:tblPr>
        <w:tblW w:w="9160" w:type="dxa"/>
        <w:tblCellMar>
          <w:left w:w="70" w:type="dxa"/>
          <w:right w:w="70" w:type="dxa"/>
        </w:tblCellMar>
        <w:tblLook w:val="04A0" w:firstRow="1" w:lastRow="0" w:firstColumn="1" w:lastColumn="0" w:noHBand="0" w:noVBand="1"/>
      </w:tblPr>
      <w:tblGrid>
        <w:gridCol w:w="1900"/>
        <w:gridCol w:w="660"/>
        <w:gridCol w:w="703"/>
        <w:gridCol w:w="660"/>
        <w:gridCol w:w="660"/>
        <w:gridCol w:w="660"/>
        <w:gridCol w:w="660"/>
        <w:gridCol w:w="703"/>
        <w:gridCol w:w="660"/>
        <w:gridCol w:w="660"/>
        <w:gridCol w:w="660"/>
        <w:gridCol w:w="660"/>
      </w:tblGrid>
      <w:tr w:rsidR="002463F4" w:rsidRPr="002463F4" w14:paraId="7E2555D0" w14:textId="77777777" w:rsidTr="002463F4">
        <w:trPr>
          <w:trHeight w:val="287"/>
        </w:trPr>
        <w:tc>
          <w:tcPr>
            <w:tcW w:w="1900" w:type="dxa"/>
            <w:tcBorders>
              <w:top w:val="single" w:sz="4" w:space="0" w:color="auto"/>
              <w:left w:val="nil"/>
              <w:bottom w:val="single" w:sz="4" w:space="0" w:color="auto"/>
              <w:right w:val="nil"/>
            </w:tcBorders>
            <w:shd w:val="clear" w:color="auto" w:fill="auto"/>
            <w:noWrap/>
            <w:vAlign w:val="bottom"/>
            <w:hideMark/>
          </w:tcPr>
          <w:p w14:paraId="233B1E56" w14:textId="77777777"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 </w:t>
            </w:r>
          </w:p>
        </w:tc>
        <w:tc>
          <w:tcPr>
            <w:tcW w:w="660" w:type="dxa"/>
            <w:tcBorders>
              <w:top w:val="single" w:sz="4" w:space="0" w:color="auto"/>
              <w:left w:val="nil"/>
              <w:bottom w:val="single" w:sz="4" w:space="0" w:color="auto"/>
              <w:right w:val="nil"/>
            </w:tcBorders>
            <w:shd w:val="clear" w:color="auto" w:fill="auto"/>
            <w:vAlign w:val="center"/>
            <w:hideMark/>
          </w:tcPr>
          <w:p w14:paraId="2E078C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single" w:sz="4" w:space="0" w:color="auto"/>
              <w:left w:val="nil"/>
              <w:bottom w:val="single" w:sz="4" w:space="0" w:color="auto"/>
              <w:right w:val="nil"/>
            </w:tcBorders>
            <w:shd w:val="clear" w:color="auto" w:fill="auto"/>
            <w:vAlign w:val="center"/>
            <w:hideMark/>
          </w:tcPr>
          <w:p w14:paraId="72A9D51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single" w:sz="4" w:space="0" w:color="auto"/>
              <w:left w:val="nil"/>
              <w:bottom w:val="single" w:sz="4" w:space="0" w:color="auto"/>
              <w:right w:val="nil"/>
            </w:tcBorders>
            <w:shd w:val="clear" w:color="auto" w:fill="auto"/>
            <w:vAlign w:val="center"/>
            <w:hideMark/>
          </w:tcPr>
          <w:p w14:paraId="7861022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single" w:sz="4" w:space="0" w:color="auto"/>
              <w:left w:val="nil"/>
              <w:bottom w:val="single" w:sz="4" w:space="0" w:color="auto"/>
              <w:right w:val="nil"/>
            </w:tcBorders>
            <w:shd w:val="clear" w:color="auto" w:fill="auto"/>
            <w:vAlign w:val="center"/>
            <w:hideMark/>
          </w:tcPr>
          <w:p w14:paraId="3C9CD64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single" w:sz="4" w:space="0" w:color="auto"/>
              <w:left w:val="nil"/>
              <w:bottom w:val="single" w:sz="4" w:space="0" w:color="auto"/>
              <w:right w:val="nil"/>
            </w:tcBorders>
            <w:shd w:val="clear" w:color="auto" w:fill="auto"/>
            <w:vAlign w:val="center"/>
            <w:hideMark/>
          </w:tcPr>
          <w:p w14:paraId="67D463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60" w:type="dxa"/>
            <w:tcBorders>
              <w:top w:val="single" w:sz="4" w:space="0" w:color="auto"/>
              <w:left w:val="nil"/>
              <w:bottom w:val="single" w:sz="4" w:space="0" w:color="auto"/>
              <w:right w:val="nil"/>
            </w:tcBorders>
            <w:shd w:val="clear" w:color="auto" w:fill="auto"/>
            <w:vAlign w:val="center"/>
            <w:hideMark/>
          </w:tcPr>
          <w:p w14:paraId="59EA3D4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single" w:sz="4" w:space="0" w:color="auto"/>
              <w:left w:val="nil"/>
              <w:bottom w:val="single" w:sz="4" w:space="0" w:color="auto"/>
              <w:right w:val="nil"/>
            </w:tcBorders>
            <w:shd w:val="clear" w:color="auto" w:fill="auto"/>
            <w:vAlign w:val="center"/>
            <w:hideMark/>
          </w:tcPr>
          <w:p w14:paraId="0A3D91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single" w:sz="4" w:space="0" w:color="auto"/>
              <w:left w:val="nil"/>
              <w:bottom w:val="single" w:sz="4" w:space="0" w:color="auto"/>
              <w:right w:val="nil"/>
            </w:tcBorders>
            <w:shd w:val="clear" w:color="auto" w:fill="auto"/>
            <w:vAlign w:val="center"/>
            <w:hideMark/>
          </w:tcPr>
          <w:p w14:paraId="76F28BC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8</w:t>
            </w:r>
          </w:p>
        </w:tc>
        <w:tc>
          <w:tcPr>
            <w:tcW w:w="660" w:type="dxa"/>
            <w:tcBorders>
              <w:top w:val="single" w:sz="4" w:space="0" w:color="auto"/>
              <w:left w:val="nil"/>
              <w:bottom w:val="single" w:sz="4" w:space="0" w:color="auto"/>
              <w:right w:val="nil"/>
            </w:tcBorders>
            <w:shd w:val="clear" w:color="auto" w:fill="auto"/>
            <w:vAlign w:val="center"/>
            <w:hideMark/>
          </w:tcPr>
          <w:p w14:paraId="51E8DB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9</w:t>
            </w:r>
          </w:p>
        </w:tc>
        <w:tc>
          <w:tcPr>
            <w:tcW w:w="660" w:type="dxa"/>
            <w:tcBorders>
              <w:top w:val="single" w:sz="4" w:space="0" w:color="auto"/>
              <w:left w:val="nil"/>
              <w:bottom w:val="single" w:sz="4" w:space="0" w:color="auto"/>
              <w:right w:val="nil"/>
            </w:tcBorders>
            <w:shd w:val="clear" w:color="auto" w:fill="auto"/>
            <w:vAlign w:val="center"/>
            <w:hideMark/>
          </w:tcPr>
          <w:p w14:paraId="6D3BD27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60" w:type="dxa"/>
            <w:tcBorders>
              <w:top w:val="single" w:sz="4" w:space="0" w:color="auto"/>
              <w:left w:val="nil"/>
              <w:bottom w:val="single" w:sz="4" w:space="0" w:color="auto"/>
              <w:right w:val="nil"/>
            </w:tcBorders>
            <w:shd w:val="clear" w:color="auto" w:fill="auto"/>
            <w:vAlign w:val="center"/>
            <w:hideMark/>
          </w:tcPr>
          <w:p w14:paraId="2B051C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11</w:t>
            </w:r>
          </w:p>
        </w:tc>
      </w:tr>
      <w:tr w:rsidR="002463F4" w:rsidRPr="002463F4" w14:paraId="1C1F4BE3" w14:textId="77777777" w:rsidTr="002463F4">
        <w:trPr>
          <w:trHeight w:val="860"/>
        </w:trPr>
        <w:tc>
          <w:tcPr>
            <w:tcW w:w="1900" w:type="dxa"/>
            <w:tcBorders>
              <w:top w:val="nil"/>
              <w:left w:val="nil"/>
              <w:bottom w:val="nil"/>
              <w:right w:val="nil"/>
            </w:tcBorders>
            <w:shd w:val="clear" w:color="auto" w:fill="auto"/>
            <w:vAlign w:val="center"/>
            <w:hideMark/>
          </w:tcPr>
          <w:p w14:paraId="795A11C8" w14:textId="77777777" w:rsidR="002463F4" w:rsidRPr="002463F4" w:rsidRDefault="002463F4" w:rsidP="002463F4">
            <w:pPr>
              <w:spacing w:line="240" w:lineRule="auto"/>
              <w:jc w:val="left"/>
              <w:rPr>
                <w:rFonts w:eastAsia="Times New Roman"/>
                <w:color w:val="000000"/>
                <w:lang w:val="en-US" w:eastAsia="pt-BR"/>
              </w:rPr>
            </w:pPr>
            <w:r w:rsidRPr="002463F4">
              <w:rPr>
                <w:rFonts w:eastAsia="Times New Roman"/>
                <w:color w:val="000000"/>
                <w:lang w:val="en-US" w:eastAsia="pt-BR"/>
              </w:rPr>
              <w:t>Workplace physical environment &amp; safety climate</w:t>
            </w:r>
          </w:p>
        </w:tc>
        <w:tc>
          <w:tcPr>
            <w:tcW w:w="660" w:type="dxa"/>
            <w:tcBorders>
              <w:top w:val="nil"/>
              <w:left w:val="nil"/>
              <w:bottom w:val="nil"/>
              <w:right w:val="nil"/>
            </w:tcBorders>
            <w:shd w:val="clear" w:color="auto" w:fill="auto"/>
            <w:noWrap/>
            <w:vAlign w:val="center"/>
            <w:hideMark/>
          </w:tcPr>
          <w:p w14:paraId="0F69245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4FA4BD4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7DFD4C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7972FEB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4BA3383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FB00ED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037044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49AD243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254145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3E9C77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3A7817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29B23FFA" w14:textId="77777777" w:rsidTr="002463F4">
        <w:trPr>
          <w:trHeight w:val="860"/>
        </w:trPr>
        <w:tc>
          <w:tcPr>
            <w:tcW w:w="1900" w:type="dxa"/>
            <w:tcBorders>
              <w:top w:val="nil"/>
              <w:left w:val="nil"/>
              <w:bottom w:val="nil"/>
              <w:right w:val="nil"/>
            </w:tcBorders>
            <w:shd w:val="clear" w:color="auto" w:fill="auto"/>
            <w:vAlign w:val="center"/>
            <w:hideMark/>
          </w:tcPr>
          <w:p w14:paraId="3AE91447"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Disability</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and</w:t>
            </w:r>
            <w:proofErr w:type="spellEnd"/>
            <w:r w:rsidRPr="002463F4">
              <w:rPr>
                <w:rFonts w:eastAsia="Times New Roman"/>
                <w:color w:val="000000"/>
                <w:lang w:eastAsia="pt-BR"/>
              </w:rPr>
              <w:t xml:space="preserve"> </w:t>
            </w:r>
          </w:p>
          <w:p w14:paraId="315C05E0" w14:textId="49DB111B"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o</w:t>
            </w:r>
            <w:r w:rsidRPr="002463F4">
              <w:rPr>
                <w:rFonts w:eastAsia="Times New Roman"/>
                <w:color w:val="000000"/>
                <w:lang w:eastAsia="pt-BR"/>
              </w:rPr>
              <w:t>ther</w:t>
            </w:r>
            <w:proofErr w:type="spellEnd"/>
            <w:r w:rsidRPr="002463F4">
              <w:rPr>
                <w:rFonts w:eastAsia="Times New Roman"/>
                <w:color w:val="000000"/>
                <w:lang w:eastAsia="pt-BR"/>
              </w:rPr>
              <w:t xml:space="preserve"> </w:t>
            </w:r>
          </w:p>
          <w:p w14:paraId="77AF1522" w14:textId="584A6DB1"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a</w:t>
            </w:r>
            <w:r w:rsidRPr="002463F4">
              <w:rPr>
                <w:rFonts w:eastAsia="Times New Roman"/>
                <w:color w:val="000000"/>
                <w:lang w:eastAsia="pt-BR"/>
              </w:rPr>
              <w:t>ccomodations</w:t>
            </w:r>
            <w:proofErr w:type="spellEnd"/>
          </w:p>
        </w:tc>
        <w:tc>
          <w:tcPr>
            <w:tcW w:w="660" w:type="dxa"/>
            <w:tcBorders>
              <w:top w:val="nil"/>
              <w:left w:val="nil"/>
              <w:bottom w:val="nil"/>
              <w:right w:val="nil"/>
            </w:tcBorders>
            <w:shd w:val="clear" w:color="auto" w:fill="auto"/>
            <w:noWrap/>
            <w:vAlign w:val="center"/>
            <w:hideMark/>
          </w:tcPr>
          <w:p w14:paraId="12CAB91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062C0F1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34C77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7A054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CC5319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40D4B6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D12491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18AEAA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95990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C1759F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6E2E6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44AC0E39" w14:textId="77777777" w:rsidTr="002463F4">
        <w:trPr>
          <w:trHeight w:val="287"/>
        </w:trPr>
        <w:tc>
          <w:tcPr>
            <w:tcW w:w="1900" w:type="dxa"/>
            <w:tcBorders>
              <w:top w:val="nil"/>
              <w:left w:val="nil"/>
              <w:bottom w:val="nil"/>
              <w:right w:val="nil"/>
            </w:tcBorders>
            <w:shd w:val="clear" w:color="auto" w:fill="auto"/>
            <w:vAlign w:val="center"/>
            <w:hideMark/>
          </w:tcPr>
          <w:p w14:paraId="364D347C"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Discrimination</w:t>
            </w:r>
            <w:proofErr w:type="spellEnd"/>
          </w:p>
        </w:tc>
        <w:tc>
          <w:tcPr>
            <w:tcW w:w="660" w:type="dxa"/>
            <w:tcBorders>
              <w:top w:val="nil"/>
              <w:left w:val="nil"/>
              <w:bottom w:val="nil"/>
              <w:right w:val="nil"/>
            </w:tcBorders>
            <w:shd w:val="clear" w:color="auto" w:fill="auto"/>
            <w:noWrap/>
            <w:vAlign w:val="center"/>
            <w:hideMark/>
          </w:tcPr>
          <w:p w14:paraId="4AE34AA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CB36E5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A9DB82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FADBB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707C46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0007A58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4065DF5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F37034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C8477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0DC094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45BE6A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48C56F55" w14:textId="77777777" w:rsidTr="002463F4">
        <w:trPr>
          <w:trHeight w:val="574"/>
        </w:trPr>
        <w:tc>
          <w:tcPr>
            <w:tcW w:w="1900" w:type="dxa"/>
            <w:tcBorders>
              <w:top w:val="nil"/>
              <w:left w:val="nil"/>
              <w:bottom w:val="nil"/>
              <w:right w:val="nil"/>
            </w:tcBorders>
            <w:shd w:val="clear" w:color="auto" w:fill="auto"/>
            <w:vAlign w:val="center"/>
            <w:hideMark/>
          </w:tcPr>
          <w:p w14:paraId="4AB67C4C"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Enviromental</w:t>
            </w:r>
            <w:proofErr w:type="spellEnd"/>
            <w:r w:rsidRPr="002463F4">
              <w:rPr>
                <w:rFonts w:eastAsia="Times New Roman"/>
                <w:color w:val="000000"/>
                <w:lang w:eastAsia="pt-BR"/>
              </w:rPr>
              <w:t xml:space="preserve"> </w:t>
            </w:r>
          </w:p>
          <w:p w14:paraId="17AA8916" w14:textId="6C993CEE"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onditions</w:t>
            </w:r>
            <w:proofErr w:type="spellEnd"/>
          </w:p>
        </w:tc>
        <w:tc>
          <w:tcPr>
            <w:tcW w:w="660" w:type="dxa"/>
            <w:tcBorders>
              <w:top w:val="nil"/>
              <w:left w:val="nil"/>
              <w:bottom w:val="nil"/>
              <w:right w:val="nil"/>
            </w:tcBorders>
            <w:shd w:val="clear" w:color="auto" w:fill="auto"/>
            <w:noWrap/>
            <w:vAlign w:val="center"/>
            <w:hideMark/>
          </w:tcPr>
          <w:p w14:paraId="0459C5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26%</w:t>
            </w:r>
          </w:p>
        </w:tc>
        <w:tc>
          <w:tcPr>
            <w:tcW w:w="660" w:type="dxa"/>
            <w:tcBorders>
              <w:top w:val="nil"/>
              <w:left w:val="nil"/>
              <w:bottom w:val="nil"/>
              <w:right w:val="nil"/>
            </w:tcBorders>
            <w:shd w:val="clear" w:color="auto" w:fill="auto"/>
            <w:noWrap/>
            <w:vAlign w:val="center"/>
            <w:hideMark/>
          </w:tcPr>
          <w:p w14:paraId="02F85F9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0D77C7A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4733E4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2CD5037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02F2D62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90F76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13E498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D969C8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9%</w:t>
            </w:r>
          </w:p>
        </w:tc>
        <w:tc>
          <w:tcPr>
            <w:tcW w:w="660" w:type="dxa"/>
            <w:tcBorders>
              <w:top w:val="nil"/>
              <w:left w:val="nil"/>
              <w:bottom w:val="nil"/>
              <w:right w:val="nil"/>
            </w:tcBorders>
            <w:shd w:val="clear" w:color="auto" w:fill="auto"/>
            <w:noWrap/>
            <w:vAlign w:val="center"/>
            <w:hideMark/>
          </w:tcPr>
          <w:p w14:paraId="46009A0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13%</w:t>
            </w:r>
          </w:p>
        </w:tc>
        <w:tc>
          <w:tcPr>
            <w:tcW w:w="660" w:type="dxa"/>
            <w:tcBorders>
              <w:top w:val="nil"/>
              <w:left w:val="nil"/>
              <w:bottom w:val="nil"/>
              <w:right w:val="nil"/>
            </w:tcBorders>
            <w:shd w:val="clear" w:color="auto" w:fill="auto"/>
            <w:noWrap/>
            <w:vAlign w:val="center"/>
            <w:hideMark/>
          </w:tcPr>
          <w:p w14:paraId="2021B9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3DFF5370" w14:textId="77777777" w:rsidTr="002463F4">
        <w:trPr>
          <w:trHeight w:val="574"/>
        </w:trPr>
        <w:tc>
          <w:tcPr>
            <w:tcW w:w="1900" w:type="dxa"/>
            <w:tcBorders>
              <w:top w:val="nil"/>
              <w:left w:val="nil"/>
              <w:bottom w:val="nil"/>
              <w:right w:val="nil"/>
            </w:tcBorders>
            <w:shd w:val="clear" w:color="auto" w:fill="auto"/>
            <w:vAlign w:val="center"/>
            <w:hideMark/>
          </w:tcPr>
          <w:p w14:paraId="75D2CFA8" w14:textId="77777777"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Overall </w:t>
            </w:r>
          </w:p>
          <w:p w14:paraId="3980C98A" w14:textId="5F41A2C7"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w</w:t>
            </w:r>
            <w:r w:rsidRPr="002463F4">
              <w:rPr>
                <w:rFonts w:eastAsia="Times New Roman"/>
                <w:color w:val="000000"/>
                <w:lang w:eastAsia="pt-BR"/>
              </w:rPr>
              <w:t>orkplace</w:t>
            </w:r>
            <w:proofErr w:type="spellEnd"/>
            <w:r w:rsidRPr="002463F4">
              <w:rPr>
                <w:rFonts w:eastAsia="Times New Roman"/>
                <w:color w:val="000000"/>
                <w:lang w:eastAsia="pt-BR"/>
              </w:rPr>
              <w:t xml:space="preserve"> </w:t>
            </w:r>
          </w:p>
          <w:p w14:paraId="594CE585" w14:textId="736AF6D6"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afety</w:t>
            </w:r>
            <w:proofErr w:type="spellEnd"/>
          </w:p>
        </w:tc>
        <w:tc>
          <w:tcPr>
            <w:tcW w:w="660" w:type="dxa"/>
            <w:tcBorders>
              <w:top w:val="nil"/>
              <w:left w:val="nil"/>
              <w:bottom w:val="nil"/>
              <w:right w:val="nil"/>
            </w:tcBorders>
            <w:shd w:val="clear" w:color="auto" w:fill="auto"/>
            <w:noWrap/>
            <w:vAlign w:val="center"/>
            <w:hideMark/>
          </w:tcPr>
          <w:p w14:paraId="760E10C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4A5BC7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53C00E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9FBE91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02B3B7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0595A2C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892252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60" w:type="dxa"/>
            <w:tcBorders>
              <w:top w:val="nil"/>
              <w:left w:val="nil"/>
              <w:bottom w:val="nil"/>
              <w:right w:val="nil"/>
            </w:tcBorders>
            <w:shd w:val="clear" w:color="auto" w:fill="auto"/>
            <w:noWrap/>
            <w:vAlign w:val="center"/>
            <w:hideMark/>
          </w:tcPr>
          <w:p w14:paraId="79A8FF5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359B9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41D03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82DBED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B102CD8" w14:textId="77777777" w:rsidTr="002463F4">
        <w:trPr>
          <w:trHeight w:val="574"/>
        </w:trPr>
        <w:tc>
          <w:tcPr>
            <w:tcW w:w="1900" w:type="dxa"/>
            <w:tcBorders>
              <w:top w:val="nil"/>
              <w:left w:val="nil"/>
              <w:bottom w:val="nil"/>
              <w:right w:val="nil"/>
            </w:tcBorders>
            <w:shd w:val="clear" w:color="auto" w:fill="auto"/>
            <w:vAlign w:val="center"/>
            <w:hideMark/>
          </w:tcPr>
          <w:p w14:paraId="23AA8A16"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Physical</w:t>
            </w:r>
            <w:proofErr w:type="spellEnd"/>
            <w:r w:rsidRPr="002463F4">
              <w:rPr>
                <w:rFonts w:eastAsia="Times New Roman"/>
                <w:color w:val="000000"/>
                <w:lang w:eastAsia="pt-BR"/>
              </w:rPr>
              <w:t xml:space="preserve"> </w:t>
            </w:r>
          </w:p>
          <w:p w14:paraId="0730C9E8" w14:textId="6F98115A"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urroundings</w:t>
            </w:r>
            <w:proofErr w:type="spellEnd"/>
          </w:p>
        </w:tc>
        <w:tc>
          <w:tcPr>
            <w:tcW w:w="660" w:type="dxa"/>
            <w:tcBorders>
              <w:top w:val="nil"/>
              <w:left w:val="nil"/>
              <w:bottom w:val="nil"/>
              <w:right w:val="nil"/>
            </w:tcBorders>
            <w:shd w:val="clear" w:color="auto" w:fill="auto"/>
            <w:noWrap/>
            <w:vAlign w:val="center"/>
            <w:hideMark/>
          </w:tcPr>
          <w:p w14:paraId="75BE711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15%</w:t>
            </w:r>
          </w:p>
        </w:tc>
        <w:tc>
          <w:tcPr>
            <w:tcW w:w="660" w:type="dxa"/>
            <w:tcBorders>
              <w:top w:val="nil"/>
              <w:left w:val="nil"/>
              <w:bottom w:val="nil"/>
              <w:right w:val="nil"/>
            </w:tcBorders>
            <w:shd w:val="clear" w:color="auto" w:fill="auto"/>
            <w:noWrap/>
            <w:vAlign w:val="center"/>
            <w:hideMark/>
          </w:tcPr>
          <w:p w14:paraId="2604845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1655346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5DC81B7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60D3CD4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3877C7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6316DD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14F6D2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F1A624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22392F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06D02B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3880D7E" w14:textId="77777777" w:rsidTr="002463F4">
        <w:trPr>
          <w:trHeight w:val="287"/>
        </w:trPr>
        <w:tc>
          <w:tcPr>
            <w:tcW w:w="1900" w:type="dxa"/>
            <w:tcBorders>
              <w:top w:val="nil"/>
              <w:left w:val="nil"/>
              <w:bottom w:val="nil"/>
              <w:right w:val="nil"/>
            </w:tcBorders>
            <w:shd w:val="clear" w:color="auto" w:fill="auto"/>
            <w:vAlign w:val="center"/>
            <w:hideMark/>
          </w:tcPr>
          <w:p w14:paraId="3695513B"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Pleasantness</w:t>
            </w:r>
            <w:proofErr w:type="spellEnd"/>
          </w:p>
        </w:tc>
        <w:tc>
          <w:tcPr>
            <w:tcW w:w="660" w:type="dxa"/>
            <w:tcBorders>
              <w:top w:val="nil"/>
              <w:left w:val="nil"/>
              <w:bottom w:val="nil"/>
              <w:right w:val="nil"/>
            </w:tcBorders>
            <w:shd w:val="clear" w:color="auto" w:fill="auto"/>
            <w:noWrap/>
            <w:vAlign w:val="center"/>
            <w:hideMark/>
          </w:tcPr>
          <w:p w14:paraId="195A1A8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25%</w:t>
            </w:r>
          </w:p>
        </w:tc>
        <w:tc>
          <w:tcPr>
            <w:tcW w:w="660" w:type="dxa"/>
            <w:tcBorders>
              <w:top w:val="nil"/>
              <w:left w:val="nil"/>
              <w:bottom w:val="nil"/>
              <w:right w:val="nil"/>
            </w:tcBorders>
            <w:shd w:val="clear" w:color="auto" w:fill="auto"/>
            <w:noWrap/>
            <w:vAlign w:val="center"/>
            <w:hideMark/>
          </w:tcPr>
          <w:p w14:paraId="30B87B9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3069514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5360D8D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456B1F6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39A0527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689555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D9C7CF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773FC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60" w:type="dxa"/>
            <w:tcBorders>
              <w:top w:val="nil"/>
              <w:left w:val="nil"/>
              <w:bottom w:val="nil"/>
              <w:right w:val="nil"/>
            </w:tcBorders>
            <w:shd w:val="clear" w:color="auto" w:fill="auto"/>
            <w:noWrap/>
            <w:vAlign w:val="center"/>
            <w:hideMark/>
          </w:tcPr>
          <w:p w14:paraId="27ACBD2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11%</w:t>
            </w:r>
          </w:p>
        </w:tc>
        <w:tc>
          <w:tcPr>
            <w:tcW w:w="660" w:type="dxa"/>
            <w:tcBorders>
              <w:top w:val="nil"/>
              <w:left w:val="nil"/>
              <w:bottom w:val="nil"/>
              <w:right w:val="nil"/>
            </w:tcBorders>
            <w:shd w:val="clear" w:color="auto" w:fill="auto"/>
            <w:noWrap/>
            <w:vAlign w:val="center"/>
            <w:hideMark/>
          </w:tcPr>
          <w:p w14:paraId="28E1A51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2C2E68C0" w14:textId="77777777" w:rsidTr="002463F4">
        <w:trPr>
          <w:trHeight w:val="574"/>
        </w:trPr>
        <w:tc>
          <w:tcPr>
            <w:tcW w:w="1900" w:type="dxa"/>
            <w:tcBorders>
              <w:top w:val="nil"/>
              <w:left w:val="nil"/>
              <w:bottom w:val="nil"/>
              <w:right w:val="nil"/>
            </w:tcBorders>
            <w:shd w:val="clear" w:color="auto" w:fill="auto"/>
            <w:vAlign w:val="center"/>
            <w:hideMark/>
          </w:tcPr>
          <w:p w14:paraId="308213E5"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Workplace</w:t>
            </w:r>
            <w:proofErr w:type="spellEnd"/>
            <w:r w:rsidRPr="002463F4">
              <w:rPr>
                <w:rFonts w:eastAsia="Times New Roman"/>
                <w:color w:val="000000"/>
                <w:lang w:eastAsia="pt-BR"/>
              </w:rPr>
              <w:t xml:space="preserve"> </w:t>
            </w:r>
          </w:p>
          <w:p w14:paraId="457A914F" w14:textId="5AF8D633"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afety</w:t>
            </w:r>
            <w:proofErr w:type="spellEnd"/>
            <w:r w:rsidRPr="002463F4">
              <w:rPr>
                <w:rFonts w:eastAsia="Times New Roman"/>
                <w:color w:val="000000"/>
                <w:lang w:eastAsia="pt-BR"/>
              </w:rPr>
              <w:t xml:space="preserve"> </w:t>
            </w:r>
            <w:proofErr w:type="spellStart"/>
            <w:r>
              <w:rPr>
                <w:rFonts w:eastAsia="Times New Roman"/>
                <w:color w:val="000000"/>
                <w:lang w:eastAsia="pt-BR"/>
              </w:rPr>
              <w:t>c</w:t>
            </w:r>
            <w:r w:rsidRPr="002463F4">
              <w:rPr>
                <w:rFonts w:eastAsia="Times New Roman"/>
                <w:color w:val="000000"/>
                <w:lang w:eastAsia="pt-BR"/>
              </w:rPr>
              <w:t>limate</w:t>
            </w:r>
            <w:proofErr w:type="spellEnd"/>
          </w:p>
        </w:tc>
        <w:tc>
          <w:tcPr>
            <w:tcW w:w="660" w:type="dxa"/>
            <w:tcBorders>
              <w:top w:val="nil"/>
              <w:left w:val="nil"/>
              <w:bottom w:val="nil"/>
              <w:right w:val="nil"/>
            </w:tcBorders>
            <w:shd w:val="clear" w:color="auto" w:fill="auto"/>
            <w:noWrap/>
            <w:vAlign w:val="center"/>
            <w:hideMark/>
          </w:tcPr>
          <w:p w14:paraId="0A256B5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5893310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1CBFC1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99384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B52FE4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9F0FC8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D15672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922B9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436330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E4FE88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A989F9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21AB646F" w14:textId="77777777" w:rsidTr="002463F4">
        <w:trPr>
          <w:trHeight w:val="574"/>
        </w:trPr>
        <w:tc>
          <w:tcPr>
            <w:tcW w:w="1900" w:type="dxa"/>
            <w:tcBorders>
              <w:top w:val="nil"/>
              <w:left w:val="nil"/>
              <w:bottom w:val="nil"/>
              <w:right w:val="nil"/>
            </w:tcBorders>
            <w:shd w:val="clear" w:color="auto" w:fill="auto"/>
            <w:vAlign w:val="center"/>
            <w:hideMark/>
          </w:tcPr>
          <w:p w14:paraId="434DD606" w14:textId="7A35C54C"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0B7556E2" w14:textId="3057A448" w:rsidR="002463F4" w:rsidRPr="002463F4" w:rsidRDefault="002463F4" w:rsidP="002463F4">
            <w:pPr>
              <w:spacing w:line="240" w:lineRule="auto"/>
              <w:ind w:firstLineChars="100" w:firstLine="220"/>
              <w:jc w:val="left"/>
              <w:rPr>
                <w:rFonts w:eastAsia="Times New Roman"/>
                <w:color w:val="000000"/>
                <w:lang w:eastAsia="pt-BR"/>
              </w:rPr>
            </w:pPr>
            <w:r>
              <w:rPr>
                <w:rFonts w:eastAsia="Times New Roman"/>
                <w:color w:val="000000"/>
                <w:lang w:eastAsia="pt-BR"/>
              </w:rPr>
              <w:t>b</w:t>
            </w:r>
            <w:r w:rsidRPr="002463F4">
              <w:rPr>
                <w:rFonts w:eastAsia="Times New Roman"/>
                <w:color w:val="000000"/>
                <w:lang w:eastAsia="pt-BR"/>
              </w:rPr>
              <w:t>ullying</w:t>
            </w:r>
          </w:p>
        </w:tc>
        <w:tc>
          <w:tcPr>
            <w:tcW w:w="660" w:type="dxa"/>
            <w:tcBorders>
              <w:top w:val="nil"/>
              <w:left w:val="nil"/>
              <w:bottom w:val="nil"/>
              <w:right w:val="nil"/>
            </w:tcBorders>
            <w:shd w:val="clear" w:color="auto" w:fill="auto"/>
            <w:noWrap/>
            <w:vAlign w:val="center"/>
            <w:hideMark/>
          </w:tcPr>
          <w:p w14:paraId="2F92DA5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FD01FD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5E615C5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82006B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5FAD77A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CD4738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D61A3F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45DB257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339736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E0C946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3A5FB6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r>
      <w:tr w:rsidR="002463F4" w:rsidRPr="002463F4" w14:paraId="76DF2E4D" w14:textId="77777777" w:rsidTr="002463F4">
        <w:trPr>
          <w:trHeight w:val="574"/>
        </w:trPr>
        <w:tc>
          <w:tcPr>
            <w:tcW w:w="1900" w:type="dxa"/>
            <w:tcBorders>
              <w:top w:val="nil"/>
              <w:left w:val="nil"/>
              <w:bottom w:val="nil"/>
              <w:right w:val="nil"/>
            </w:tcBorders>
            <w:shd w:val="clear" w:color="auto" w:fill="auto"/>
            <w:vAlign w:val="center"/>
            <w:hideMark/>
          </w:tcPr>
          <w:p w14:paraId="713A47E9" w14:textId="177A879C"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1572BA78" w14:textId="7226EDE7" w:rsid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p</w:t>
            </w:r>
            <w:r w:rsidRPr="002463F4">
              <w:rPr>
                <w:rFonts w:eastAsia="Times New Roman"/>
                <w:color w:val="000000"/>
                <w:lang w:eastAsia="pt-BR"/>
              </w:rPr>
              <w:t>hysical</w:t>
            </w:r>
            <w:proofErr w:type="spellEnd"/>
            <w:r w:rsidRPr="002463F4">
              <w:rPr>
                <w:rFonts w:eastAsia="Times New Roman"/>
                <w:color w:val="000000"/>
                <w:lang w:eastAsia="pt-BR"/>
              </w:rPr>
              <w:t xml:space="preserve"> </w:t>
            </w:r>
          </w:p>
          <w:p w14:paraId="4738B603" w14:textId="3AEE0DF2"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v</w:t>
            </w:r>
            <w:r w:rsidRPr="002463F4">
              <w:rPr>
                <w:rFonts w:eastAsia="Times New Roman"/>
                <w:color w:val="000000"/>
                <w:lang w:eastAsia="pt-BR"/>
              </w:rPr>
              <w:t>iolence</w:t>
            </w:r>
            <w:proofErr w:type="spellEnd"/>
          </w:p>
        </w:tc>
        <w:tc>
          <w:tcPr>
            <w:tcW w:w="660" w:type="dxa"/>
            <w:tcBorders>
              <w:top w:val="nil"/>
              <w:left w:val="nil"/>
              <w:bottom w:val="nil"/>
              <w:right w:val="nil"/>
            </w:tcBorders>
            <w:shd w:val="clear" w:color="auto" w:fill="auto"/>
            <w:noWrap/>
            <w:vAlign w:val="center"/>
            <w:hideMark/>
          </w:tcPr>
          <w:p w14:paraId="65AB7A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7E76A40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87EC5A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2718B4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78F92D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0A4FF05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37C3C8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D018EA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FC9D40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CD9435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5F9AFE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341CE686" w14:textId="77777777" w:rsidTr="002463F4">
        <w:trPr>
          <w:trHeight w:val="860"/>
        </w:trPr>
        <w:tc>
          <w:tcPr>
            <w:tcW w:w="1900" w:type="dxa"/>
            <w:tcBorders>
              <w:top w:val="nil"/>
              <w:left w:val="nil"/>
              <w:bottom w:val="single" w:sz="4" w:space="0" w:color="auto"/>
              <w:right w:val="nil"/>
            </w:tcBorders>
            <w:shd w:val="clear" w:color="auto" w:fill="auto"/>
            <w:vAlign w:val="center"/>
            <w:hideMark/>
          </w:tcPr>
          <w:p w14:paraId="7C5ED018" w14:textId="50E4ACE9"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3ACBEE73" w14:textId="3CBF8ABA" w:rsidR="002463F4" w:rsidRPr="002463F4" w:rsidRDefault="002463F4" w:rsidP="002463F4">
            <w:pPr>
              <w:spacing w:line="240" w:lineRule="auto"/>
              <w:ind w:firstLineChars="100" w:firstLine="220"/>
              <w:jc w:val="left"/>
              <w:rPr>
                <w:rFonts w:eastAsia="Times New Roman"/>
                <w:color w:val="000000"/>
                <w:lang w:eastAsia="pt-BR"/>
              </w:rPr>
            </w:pPr>
            <w:r>
              <w:rPr>
                <w:rFonts w:eastAsia="Times New Roman"/>
                <w:color w:val="000000"/>
                <w:lang w:eastAsia="pt-BR"/>
              </w:rPr>
              <w:t>s</w:t>
            </w:r>
            <w:r w:rsidRPr="002463F4">
              <w:rPr>
                <w:rFonts w:eastAsia="Times New Roman"/>
                <w:color w:val="000000"/>
                <w:lang w:eastAsia="pt-BR"/>
              </w:rPr>
              <w:t xml:space="preserve">exual </w:t>
            </w:r>
          </w:p>
          <w:p w14:paraId="6B002EF0" w14:textId="1849F587"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h</w:t>
            </w:r>
            <w:r w:rsidRPr="002463F4">
              <w:rPr>
                <w:rFonts w:eastAsia="Times New Roman"/>
                <w:color w:val="000000"/>
                <w:lang w:eastAsia="pt-BR"/>
              </w:rPr>
              <w:t>arassment</w:t>
            </w:r>
            <w:proofErr w:type="spellEnd"/>
          </w:p>
        </w:tc>
        <w:tc>
          <w:tcPr>
            <w:tcW w:w="660" w:type="dxa"/>
            <w:tcBorders>
              <w:top w:val="nil"/>
              <w:left w:val="nil"/>
              <w:bottom w:val="single" w:sz="4" w:space="0" w:color="auto"/>
              <w:right w:val="nil"/>
            </w:tcBorders>
            <w:shd w:val="clear" w:color="auto" w:fill="auto"/>
            <w:noWrap/>
            <w:vAlign w:val="center"/>
            <w:hideMark/>
          </w:tcPr>
          <w:p w14:paraId="0115ADD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37BAE64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1821DF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668C151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271341F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28D69C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4C44E9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0ACCC7C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6D183CB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55DDE6C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3CEB90C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11E7B989" w14:textId="77777777" w:rsidTr="002463F4">
        <w:trPr>
          <w:trHeight w:val="574"/>
        </w:trPr>
        <w:tc>
          <w:tcPr>
            <w:tcW w:w="1900" w:type="dxa"/>
            <w:tcBorders>
              <w:top w:val="nil"/>
              <w:left w:val="nil"/>
              <w:bottom w:val="nil"/>
              <w:right w:val="nil"/>
            </w:tcBorders>
            <w:shd w:val="clear" w:color="auto" w:fill="auto"/>
            <w:vAlign w:val="center"/>
            <w:hideMark/>
          </w:tcPr>
          <w:p w14:paraId="53C4752D" w14:textId="3C877344"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 xml:space="preserve">Home, </w:t>
            </w:r>
            <w:proofErr w:type="spellStart"/>
            <w:r w:rsidRPr="002463F4">
              <w:rPr>
                <w:rFonts w:eastAsia="Times New Roman"/>
                <w:color w:val="000000"/>
                <w:lang w:eastAsia="pt-BR"/>
              </w:rPr>
              <w:t>community</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and</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society</w:t>
            </w:r>
            <w:proofErr w:type="spellEnd"/>
          </w:p>
        </w:tc>
        <w:tc>
          <w:tcPr>
            <w:tcW w:w="660" w:type="dxa"/>
            <w:tcBorders>
              <w:top w:val="nil"/>
              <w:left w:val="nil"/>
              <w:bottom w:val="nil"/>
              <w:right w:val="nil"/>
            </w:tcBorders>
            <w:shd w:val="clear" w:color="auto" w:fill="auto"/>
            <w:noWrap/>
            <w:vAlign w:val="center"/>
            <w:hideMark/>
          </w:tcPr>
          <w:p w14:paraId="32D018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744EF90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60" w:type="dxa"/>
            <w:tcBorders>
              <w:top w:val="nil"/>
              <w:left w:val="nil"/>
              <w:bottom w:val="nil"/>
              <w:right w:val="nil"/>
            </w:tcBorders>
            <w:shd w:val="clear" w:color="auto" w:fill="auto"/>
            <w:noWrap/>
            <w:vAlign w:val="center"/>
            <w:hideMark/>
          </w:tcPr>
          <w:p w14:paraId="14B3DE5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365084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5FB0B0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AE385E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593DD4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49C02A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01D58D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0E60A1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41E1A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607DEB31" w14:textId="77777777" w:rsidTr="002463F4">
        <w:trPr>
          <w:trHeight w:val="574"/>
        </w:trPr>
        <w:tc>
          <w:tcPr>
            <w:tcW w:w="1900" w:type="dxa"/>
            <w:tcBorders>
              <w:top w:val="nil"/>
              <w:left w:val="nil"/>
              <w:bottom w:val="nil"/>
              <w:right w:val="nil"/>
            </w:tcBorders>
            <w:shd w:val="clear" w:color="auto" w:fill="auto"/>
            <w:vAlign w:val="center"/>
            <w:hideMark/>
          </w:tcPr>
          <w:p w14:paraId="353E93CA"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Acitivities</w:t>
            </w:r>
            <w:proofErr w:type="spellEnd"/>
            <w:r w:rsidRPr="002463F4">
              <w:rPr>
                <w:rFonts w:eastAsia="Times New Roman"/>
                <w:color w:val="000000"/>
                <w:lang w:eastAsia="pt-BR"/>
              </w:rPr>
              <w:t xml:space="preserve"> </w:t>
            </w:r>
          </w:p>
          <w:p w14:paraId="54D432DB" w14:textId="463E056E" w:rsid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o</w:t>
            </w:r>
            <w:r w:rsidRPr="002463F4">
              <w:rPr>
                <w:rFonts w:eastAsia="Times New Roman"/>
                <w:color w:val="000000"/>
                <w:lang w:eastAsia="pt-BR"/>
              </w:rPr>
              <w:t>utside</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of</w:t>
            </w:r>
            <w:proofErr w:type="spellEnd"/>
            <w:r w:rsidRPr="002463F4">
              <w:rPr>
                <w:rFonts w:eastAsia="Times New Roman"/>
                <w:color w:val="000000"/>
                <w:lang w:eastAsia="pt-BR"/>
              </w:rPr>
              <w:t xml:space="preserve"> </w:t>
            </w:r>
          </w:p>
          <w:p w14:paraId="01C587A1" w14:textId="7A6CDCCC"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w</w:t>
            </w:r>
            <w:r w:rsidRPr="002463F4">
              <w:rPr>
                <w:rFonts w:eastAsia="Times New Roman"/>
                <w:color w:val="000000"/>
                <w:lang w:eastAsia="pt-BR"/>
              </w:rPr>
              <w:t>ork</w:t>
            </w:r>
            <w:proofErr w:type="spellEnd"/>
          </w:p>
        </w:tc>
        <w:tc>
          <w:tcPr>
            <w:tcW w:w="660" w:type="dxa"/>
            <w:tcBorders>
              <w:top w:val="nil"/>
              <w:left w:val="nil"/>
              <w:bottom w:val="nil"/>
              <w:right w:val="nil"/>
            </w:tcBorders>
            <w:shd w:val="clear" w:color="auto" w:fill="auto"/>
            <w:noWrap/>
            <w:vAlign w:val="center"/>
            <w:hideMark/>
          </w:tcPr>
          <w:p w14:paraId="11F0CA3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D8A3F3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BA87B1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9873E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477AA9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DD78CD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142D9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CACD13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CE42F3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8F2FAF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C93786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75E3E476" w14:textId="77777777" w:rsidTr="002463F4">
        <w:trPr>
          <w:trHeight w:val="574"/>
        </w:trPr>
        <w:tc>
          <w:tcPr>
            <w:tcW w:w="1900" w:type="dxa"/>
            <w:tcBorders>
              <w:top w:val="nil"/>
              <w:left w:val="nil"/>
              <w:bottom w:val="nil"/>
              <w:right w:val="nil"/>
            </w:tcBorders>
            <w:shd w:val="clear" w:color="auto" w:fill="auto"/>
            <w:vAlign w:val="center"/>
            <w:hideMark/>
          </w:tcPr>
          <w:p w14:paraId="0AF14DB0" w14:textId="77777777"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Financial </w:t>
            </w:r>
          </w:p>
          <w:p w14:paraId="59B49B5A" w14:textId="12A8DE62"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i</w:t>
            </w:r>
            <w:r w:rsidRPr="002463F4">
              <w:rPr>
                <w:rFonts w:eastAsia="Times New Roman"/>
                <w:color w:val="000000"/>
                <w:lang w:eastAsia="pt-BR"/>
              </w:rPr>
              <w:t>nsecurity</w:t>
            </w:r>
            <w:proofErr w:type="spellEnd"/>
          </w:p>
        </w:tc>
        <w:tc>
          <w:tcPr>
            <w:tcW w:w="660" w:type="dxa"/>
            <w:tcBorders>
              <w:top w:val="nil"/>
              <w:left w:val="nil"/>
              <w:bottom w:val="nil"/>
              <w:right w:val="nil"/>
            </w:tcBorders>
            <w:shd w:val="clear" w:color="auto" w:fill="auto"/>
            <w:noWrap/>
            <w:vAlign w:val="center"/>
            <w:hideMark/>
          </w:tcPr>
          <w:p w14:paraId="00B8C2C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4B14580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680FBC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D48B9D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A0D78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1DB07C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AC5EDA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463A03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AB429E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CB8683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9831C5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27E9A3F5" w14:textId="77777777" w:rsidTr="002463F4">
        <w:trPr>
          <w:trHeight w:val="287"/>
        </w:trPr>
        <w:tc>
          <w:tcPr>
            <w:tcW w:w="1900" w:type="dxa"/>
            <w:tcBorders>
              <w:top w:val="nil"/>
              <w:left w:val="nil"/>
              <w:bottom w:val="nil"/>
              <w:right w:val="nil"/>
            </w:tcBorders>
            <w:shd w:val="clear" w:color="auto" w:fill="auto"/>
            <w:vAlign w:val="center"/>
            <w:hideMark/>
          </w:tcPr>
          <w:p w14:paraId="53FC3754" w14:textId="77777777" w:rsid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Life </w:t>
            </w:r>
          </w:p>
          <w:p w14:paraId="42C08A6A" w14:textId="6FB31ECE"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atisfaction</w:t>
            </w:r>
            <w:proofErr w:type="spellEnd"/>
          </w:p>
        </w:tc>
        <w:tc>
          <w:tcPr>
            <w:tcW w:w="660" w:type="dxa"/>
            <w:tcBorders>
              <w:top w:val="nil"/>
              <w:left w:val="nil"/>
              <w:bottom w:val="nil"/>
              <w:right w:val="nil"/>
            </w:tcBorders>
            <w:shd w:val="clear" w:color="auto" w:fill="auto"/>
            <w:noWrap/>
            <w:vAlign w:val="center"/>
            <w:hideMark/>
          </w:tcPr>
          <w:p w14:paraId="6F8ACE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13%</w:t>
            </w:r>
          </w:p>
        </w:tc>
        <w:tc>
          <w:tcPr>
            <w:tcW w:w="660" w:type="dxa"/>
            <w:tcBorders>
              <w:top w:val="nil"/>
              <w:left w:val="nil"/>
              <w:bottom w:val="nil"/>
              <w:right w:val="nil"/>
            </w:tcBorders>
            <w:shd w:val="clear" w:color="auto" w:fill="auto"/>
            <w:noWrap/>
            <w:vAlign w:val="center"/>
            <w:hideMark/>
          </w:tcPr>
          <w:p w14:paraId="3B25292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60" w:type="dxa"/>
            <w:tcBorders>
              <w:top w:val="nil"/>
              <w:left w:val="nil"/>
              <w:bottom w:val="nil"/>
              <w:right w:val="nil"/>
            </w:tcBorders>
            <w:shd w:val="clear" w:color="auto" w:fill="auto"/>
            <w:noWrap/>
            <w:vAlign w:val="center"/>
            <w:hideMark/>
          </w:tcPr>
          <w:p w14:paraId="1BA8F8B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3C5A50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FD8F8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71D0470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E426E8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59607E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7BB10B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60" w:type="dxa"/>
            <w:tcBorders>
              <w:top w:val="nil"/>
              <w:left w:val="nil"/>
              <w:bottom w:val="nil"/>
              <w:right w:val="nil"/>
            </w:tcBorders>
            <w:shd w:val="clear" w:color="auto" w:fill="auto"/>
            <w:noWrap/>
            <w:vAlign w:val="center"/>
            <w:hideMark/>
          </w:tcPr>
          <w:p w14:paraId="3E7D6C3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6CAC454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32B37188" w14:textId="77777777" w:rsidTr="002463F4">
        <w:trPr>
          <w:trHeight w:val="574"/>
        </w:trPr>
        <w:tc>
          <w:tcPr>
            <w:tcW w:w="1900" w:type="dxa"/>
            <w:tcBorders>
              <w:top w:val="nil"/>
              <w:left w:val="nil"/>
              <w:bottom w:val="single" w:sz="4" w:space="0" w:color="auto"/>
              <w:right w:val="nil"/>
            </w:tcBorders>
            <w:shd w:val="clear" w:color="auto" w:fill="auto"/>
            <w:vAlign w:val="center"/>
            <w:hideMark/>
          </w:tcPr>
          <w:p w14:paraId="6A88BD7C"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Support</w:t>
            </w:r>
            <w:proofErr w:type="spellEnd"/>
            <w:r w:rsidRPr="002463F4">
              <w:rPr>
                <w:rFonts w:eastAsia="Times New Roman"/>
                <w:color w:val="000000"/>
                <w:lang w:eastAsia="pt-BR"/>
              </w:rPr>
              <w:t xml:space="preserve"> </w:t>
            </w:r>
          </w:p>
          <w:p w14:paraId="773DDB5B" w14:textId="4BBC322D"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o</w:t>
            </w:r>
            <w:r w:rsidRPr="002463F4">
              <w:rPr>
                <w:rFonts w:eastAsia="Times New Roman"/>
                <w:color w:val="000000"/>
                <w:lang w:eastAsia="pt-BR"/>
              </w:rPr>
              <w:t>utside</w:t>
            </w:r>
            <w:proofErr w:type="spellEnd"/>
            <w:r w:rsidRPr="002463F4">
              <w:rPr>
                <w:rFonts w:eastAsia="Times New Roman"/>
                <w:color w:val="000000"/>
                <w:lang w:eastAsia="pt-BR"/>
              </w:rPr>
              <w:t xml:space="preserve"> </w:t>
            </w:r>
          </w:p>
          <w:p w14:paraId="4943C3A6" w14:textId="0F611DC2"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of</w:t>
            </w:r>
            <w:proofErr w:type="spellEnd"/>
            <w:r w:rsidRPr="002463F4">
              <w:rPr>
                <w:rFonts w:eastAsia="Times New Roman"/>
                <w:color w:val="000000"/>
                <w:lang w:eastAsia="pt-BR"/>
              </w:rPr>
              <w:t xml:space="preserve"> </w:t>
            </w:r>
            <w:proofErr w:type="spellStart"/>
            <w:r>
              <w:rPr>
                <w:rFonts w:eastAsia="Times New Roman"/>
                <w:color w:val="000000"/>
                <w:lang w:eastAsia="pt-BR"/>
              </w:rPr>
              <w:t>w</w:t>
            </w:r>
            <w:r w:rsidRPr="002463F4">
              <w:rPr>
                <w:rFonts w:eastAsia="Times New Roman"/>
                <w:color w:val="000000"/>
                <w:lang w:eastAsia="pt-BR"/>
              </w:rPr>
              <w:t>ork</w:t>
            </w:r>
            <w:proofErr w:type="spellEnd"/>
          </w:p>
        </w:tc>
        <w:tc>
          <w:tcPr>
            <w:tcW w:w="660" w:type="dxa"/>
            <w:tcBorders>
              <w:top w:val="nil"/>
              <w:left w:val="nil"/>
              <w:bottom w:val="single" w:sz="4" w:space="0" w:color="auto"/>
              <w:right w:val="nil"/>
            </w:tcBorders>
            <w:shd w:val="clear" w:color="auto" w:fill="auto"/>
            <w:noWrap/>
            <w:vAlign w:val="center"/>
            <w:hideMark/>
          </w:tcPr>
          <w:p w14:paraId="47B5826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1957C39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56F7577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69E3416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single" w:sz="4" w:space="0" w:color="auto"/>
              <w:right w:val="nil"/>
            </w:tcBorders>
            <w:shd w:val="clear" w:color="auto" w:fill="auto"/>
            <w:noWrap/>
            <w:vAlign w:val="center"/>
            <w:hideMark/>
          </w:tcPr>
          <w:p w14:paraId="4E4FF53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6C7F03B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5FBD666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000F6E9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6B126E8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3D26D21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155681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bl>
    <w:p w14:paraId="63A027D1" w14:textId="088F5AC0" w:rsidR="000D3C23" w:rsidRDefault="000D3C23" w:rsidP="000D3C23">
      <w:pPr>
        <w:spacing w:line="240" w:lineRule="auto"/>
        <w:rPr>
          <w:bCs/>
        </w:rPr>
      </w:pPr>
      <w:r w:rsidRPr="00A2638C">
        <w:rPr>
          <w:bCs/>
        </w:rPr>
        <w:t>Fonte: Resultados originais da pesquisa</w:t>
      </w:r>
    </w:p>
    <w:p w14:paraId="3576CFFC" w14:textId="7E58AA7C" w:rsidR="000D3C23" w:rsidRDefault="000D3C23" w:rsidP="000D3C23">
      <w:pPr>
        <w:spacing w:line="240" w:lineRule="auto"/>
        <w:rPr>
          <w:bCs/>
        </w:rPr>
      </w:pPr>
    </w:p>
    <w:p w14:paraId="376CCED6" w14:textId="5310C89A" w:rsidR="000D3C23" w:rsidRDefault="000D3C23" w:rsidP="000D3C23">
      <w:pPr>
        <w:spacing w:line="240" w:lineRule="auto"/>
        <w:rPr>
          <w:bCs/>
        </w:rPr>
      </w:pPr>
      <w:commentRangeStart w:id="537"/>
      <w:r>
        <w:rPr>
          <w:bCs/>
        </w:rPr>
        <w:lastRenderedPageBreak/>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3"/>
      </w:r>
      <w:r>
        <w:rPr>
          <w:bCs/>
        </w:rPr>
        <w:tab/>
      </w:r>
      <w:commentRangeEnd w:id="537"/>
      <w:r>
        <w:rPr>
          <w:rStyle w:val="Refdecomentrio"/>
        </w:rPr>
        <w:commentReference w:id="537"/>
      </w:r>
      <w:r>
        <w:rPr>
          <w:bCs/>
        </w:rPr>
        <w:tab/>
      </w:r>
      <w:r>
        <w:rPr>
          <w:bCs/>
        </w:rPr>
        <w:tab/>
      </w:r>
      <w:r>
        <w:rPr>
          <w:bCs/>
        </w:rPr>
        <w:tab/>
      </w:r>
      <w:r>
        <w:rPr>
          <w:bCs/>
        </w:rPr>
        <w:tab/>
      </w:r>
      <w:r>
        <w:rPr>
          <w:bCs/>
        </w:rPr>
        <w:tab/>
      </w:r>
      <w:r>
        <w:rPr>
          <w:bCs/>
        </w:rPr>
        <w:tab/>
      </w:r>
      <w:r>
        <w:rPr>
          <w:bCs/>
        </w:rPr>
        <w:tab/>
      </w:r>
      <w:r>
        <w:rPr>
          <w:bCs/>
        </w:rPr>
        <w:tab/>
      </w:r>
      <w:r>
        <w:rPr>
          <w:bCs/>
        </w:rPr>
        <w:tab/>
        <w:t xml:space="preserve">    </w:t>
      </w:r>
    </w:p>
    <w:p w14:paraId="3EC44F41" w14:textId="4BECE1FF" w:rsidR="002463F4" w:rsidRDefault="000D3C23" w:rsidP="001D46A8">
      <w:pPr>
        <w:spacing w:line="240" w:lineRule="auto"/>
        <w:ind w:left="7788"/>
        <w:rPr>
          <w:bCs/>
        </w:rPr>
      </w:pPr>
      <w:r>
        <w:rPr>
          <w:color w:val="000000" w:themeColor="text1"/>
          <w:sz w:val="18"/>
          <w:szCs w:val="18"/>
        </w:rPr>
        <w:t xml:space="preserve">       </w:t>
      </w:r>
      <w:r w:rsidRPr="000D3C23">
        <w:rPr>
          <w:color w:val="000000" w:themeColor="text1"/>
          <w:sz w:val="18"/>
          <w:szCs w:val="18"/>
        </w:rPr>
        <w:t>(</w:t>
      </w:r>
      <w:r>
        <w:rPr>
          <w:color w:val="000000" w:themeColor="text1"/>
          <w:sz w:val="18"/>
          <w:szCs w:val="18"/>
        </w:rPr>
        <w:t>conclusão</w:t>
      </w:r>
      <w:r w:rsidRPr="000D3C23">
        <w:rPr>
          <w:color w:val="000000" w:themeColor="text1"/>
          <w:sz w:val="18"/>
          <w:szCs w:val="18"/>
        </w:rPr>
        <w:t>)</w:t>
      </w:r>
    </w:p>
    <w:tbl>
      <w:tblPr>
        <w:tblW w:w="9160" w:type="dxa"/>
        <w:tblCellMar>
          <w:left w:w="70" w:type="dxa"/>
          <w:right w:w="70" w:type="dxa"/>
        </w:tblCellMar>
        <w:tblLook w:val="04A0" w:firstRow="1" w:lastRow="0" w:firstColumn="1" w:lastColumn="0" w:noHBand="0" w:noVBand="1"/>
      </w:tblPr>
      <w:tblGrid>
        <w:gridCol w:w="1987"/>
        <w:gridCol w:w="653"/>
        <w:gridCol w:w="649"/>
        <w:gridCol w:w="649"/>
        <w:gridCol w:w="649"/>
        <w:gridCol w:w="703"/>
        <w:gridCol w:w="652"/>
        <w:gridCol w:w="649"/>
        <w:gridCol w:w="652"/>
        <w:gridCol w:w="652"/>
        <w:gridCol w:w="703"/>
        <w:gridCol w:w="703"/>
      </w:tblGrid>
      <w:tr w:rsidR="002463F4" w:rsidRPr="002463F4" w14:paraId="00D560F3" w14:textId="77777777" w:rsidTr="002463F4">
        <w:trPr>
          <w:trHeight w:val="287"/>
        </w:trPr>
        <w:tc>
          <w:tcPr>
            <w:tcW w:w="1987" w:type="dxa"/>
            <w:tcBorders>
              <w:top w:val="single" w:sz="4" w:space="0" w:color="auto"/>
              <w:left w:val="nil"/>
              <w:bottom w:val="single" w:sz="4" w:space="0" w:color="auto"/>
              <w:right w:val="nil"/>
            </w:tcBorders>
            <w:shd w:val="clear" w:color="auto" w:fill="auto"/>
            <w:noWrap/>
            <w:vAlign w:val="bottom"/>
            <w:hideMark/>
          </w:tcPr>
          <w:p w14:paraId="5AC65EA6" w14:textId="77777777"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 </w:t>
            </w:r>
          </w:p>
        </w:tc>
        <w:tc>
          <w:tcPr>
            <w:tcW w:w="653" w:type="dxa"/>
            <w:tcBorders>
              <w:top w:val="single" w:sz="4" w:space="0" w:color="auto"/>
              <w:left w:val="nil"/>
              <w:bottom w:val="single" w:sz="4" w:space="0" w:color="auto"/>
              <w:right w:val="nil"/>
            </w:tcBorders>
            <w:shd w:val="clear" w:color="auto" w:fill="auto"/>
            <w:vAlign w:val="center"/>
            <w:hideMark/>
          </w:tcPr>
          <w:p w14:paraId="0729FD2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single" w:sz="4" w:space="0" w:color="auto"/>
              <w:left w:val="nil"/>
              <w:bottom w:val="single" w:sz="4" w:space="0" w:color="auto"/>
              <w:right w:val="nil"/>
            </w:tcBorders>
            <w:shd w:val="clear" w:color="auto" w:fill="auto"/>
            <w:vAlign w:val="center"/>
            <w:hideMark/>
          </w:tcPr>
          <w:p w14:paraId="70E12B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single" w:sz="4" w:space="0" w:color="auto"/>
              <w:left w:val="nil"/>
              <w:bottom w:val="single" w:sz="4" w:space="0" w:color="auto"/>
              <w:right w:val="nil"/>
            </w:tcBorders>
            <w:shd w:val="clear" w:color="auto" w:fill="auto"/>
            <w:vAlign w:val="center"/>
            <w:hideMark/>
          </w:tcPr>
          <w:p w14:paraId="093DEE9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single" w:sz="4" w:space="0" w:color="auto"/>
              <w:left w:val="nil"/>
              <w:bottom w:val="single" w:sz="4" w:space="0" w:color="auto"/>
              <w:right w:val="nil"/>
            </w:tcBorders>
            <w:shd w:val="clear" w:color="auto" w:fill="auto"/>
            <w:vAlign w:val="center"/>
            <w:hideMark/>
          </w:tcPr>
          <w:p w14:paraId="27F7C2C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single" w:sz="4" w:space="0" w:color="auto"/>
              <w:left w:val="nil"/>
              <w:bottom w:val="single" w:sz="4" w:space="0" w:color="auto"/>
              <w:right w:val="nil"/>
            </w:tcBorders>
            <w:shd w:val="clear" w:color="auto" w:fill="auto"/>
            <w:vAlign w:val="center"/>
            <w:hideMark/>
          </w:tcPr>
          <w:p w14:paraId="66F8C3B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52" w:type="dxa"/>
            <w:tcBorders>
              <w:top w:val="single" w:sz="4" w:space="0" w:color="auto"/>
              <w:left w:val="nil"/>
              <w:bottom w:val="single" w:sz="4" w:space="0" w:color="auto"/>
              <w:right w:val="nil"/>
            </w:tcBorders>
            <w:shd w:val="clear" w:color="auto" w:fill="auto"/>
            <w:vAlign w:val="center"/>
            <w:hideMark/>
          </w:tcPr>
          <w:p w14:paraId="7078C8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49" w:type="dxa"/>
            <w:tcBorders>
              <w:top w:val="single" w:sz="4" w:space="0" w:color="auto"/>
              <w:left w:val="nil"/>
              <w:bottom w:val="single" w:sz="4" w:space="0" w:color="auto"/>
              <w:right w:val="nil"/>
            </w:tcBorders>
            <w:shd w:val="clear" w:color="auto" w:fill="auto"/>
            <w:vAlign w:val="center"/>
            <w:hideMark/>
          </w:tcPr>
          <w:p w14:paraId="649F77A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52" w:type="dxa"/>
            <w:tcBorders>
              <w:top w:val="single" w:sz="4" w:space="0" w:color="auto"/>
              <w:left w:val="nil"/>
              <w:bottom w:val="single" w:sz="4" w:space="0" w:color="auto"/>
              <w:right w:val="nil"/>
            </w:tcBorders>
            <w:shd w:val="clear" w:color="auto" w:fill="auto"/>
            <w:vAlign w:val="center"/>
            <w:hideMark/>
          </w:tcPr>
          <w:p w14:paraId="54BD64A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8</w:t>
            </w:r>
          </w:p>
        </w:tc>
        <w:tc>
          <w:tcPr>
            <w:tcW w:w="652" w:type="dxa"/>
            <w:tcBorders>
              <w:top w:val="single" w:sz="4" w:space="0" w:color="auto"/>
              <w:left w:val="nil"/>
              <w:bottom w:val="single" w:sz="4" w:space="0" w:color="auto"/>
              <w:right w:val="nil"/>
            </w:tcBorders>
            <w:shd w:val="clear" w:color="auto" w:fill="auto"/>
            <w:vAlign w:val="center"/>
            <w:hideMark/>
          </w:tcPr>
          <w:p w14:paraId="00CC577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9</w:t>
            </w:r>
          </w:p>
        </w:tc>
        <w:tc>
          <w:tcPr>
            <w:tcW w:w="656" w:type="dxa"/>
            <w:tcBorders>
              <w:top w:val="single" w:sz="4" w:space="0" w:color="auto"/>
              <w:left w:val="nil"/>
              <w:bottom w:val="single" w:sz="4" w:space="0" w:color="auto"/>
              <w:right w:val="nil"/>
            </w:tcBorders>
            <w:shd w:val="clear" w:color="auto" w:fill="auto"/>
            <w:vAlign w:val="center"/>
            <w:hideMark/>
          </w:tcPr>
          <w:p w14:paraId="3A43DA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56" w:type="dxa"/>
            <w:tcBorders>
              <w:top w:val="single" w:sz="4" w:space="0" w:color="auto"/>
              <w:left w:val="nil"/>
              <w:bottom w:val="single" w:sz="4" w:space="0" w:color="auto"/>
              <w:right w:val="nil"/>
            </w:tcBorders>
            <w:shd w:val="clear" w:color="auto" w:fill="auto"/>
            <w:vAlign w:val="center"/>
            <w:hideMark/>
          </w:tcPr>
          <w:p w14:paraId="582AE66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11</w:t>
            </w:r>
          </w:p>
        </w:tc>
      </w:tr>
      <w:tr w:rsidR="002463F4" w:rsidRPr="002463F4" w14:paraId="7132F293" w14:textId="77777777" w:rsidTr="002463F4">
        <w:trPr>
          <w:trHeight w:val="287"/>
        </w:trPr>
        <w:tc>
          <w:tcPr>
            <w:tcW w:w="1987" w:type="dxa"/>
            <w:tcBorders>
              <w:top w:val="nil"/>
              <w:left w:val="nil"/>
              <w:bottom w:val="nil"/>
              <w:right w:val="nil"/>
            </w:tcBorders>
            <w:shd w:val="clear" w:color="auto" w:fill="auto"/>
            <w:vAlign w:val="center"/>
            <w:hideMark/>
          </w:tcPr>
          <w:p w14:paraId="14F4FCDB" w14:textId="77777777"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Health Status</w:t>
            </w:r>
          </w:p>
        </w:tc>
        <w:tc>
          <w:tcPr>
            <w:tcW w:w="653" w:type="dxa"/>
            <w:tcBorders>
              <w:top w:val="nil"/>
              <w:left w:val="nil"/>
              <w:bottom w:val="nil"/>
              <w:right w:val="nil"/>
            </w:tcBorders>
            <w:shd w:val="clear" w:color="auto" w:fill="auto"/>
            <w:noWrap/>
            <w:vAlign w:val="center"/>
            <w:hideMark/>
          </w:tcPr>
          <w:p w14:paraId="1595285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nil"/>
              <w:right w:val="nil"/>
            </w:tcBorders>
            <w:shd w:val="clear" w:color="auto" w:fill="auto"/>
            <w:noWrap/>
            <w:vAlign w:val="center"/>
            <w:hideMark/>
          </w:tcPr>
          <w:p w14:paraId="16395B3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316D72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4EBE86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7E2990E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2" w:type="dxa"/>
            <w:tcBorders>
              <w:top w:val="nil"/>
              <w:left w:val="nil"/>
              <w:bottom w:val="nil"/>
              <w:right w:val="nil"/>
            </w:tcBorders>
            <w:shd w:val="clear" w:color="auto" w:fill="auto"/>
            <w:noWrap/>
            <w:vAlign w:val="center"/>
            <w:hideMark/>
          </w:tcPr>
          <w:p w14:paraId="1BA9C15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nil"/>
              <w:right w:val="nil"/>
            </w:tcBorders>
            <w:shd w:val="clear" w:color="auto" w:fill="auto"/>
            <w:noWrap/>
            <w:vAlign w:val="center"/>
            <w:hideMark/>
          </w:tcPr>
          <w:p w14:paraId="5A6B208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5ACB2FB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2" w:type="dxa"/>
            <w:tcBorders>
              <w:top w:val="nil"/>
              <w:left w:val="nil"/>
              <w:bottom w:val="nil"/>
              <w:right w:val="nil"/>
            </w:tcBorders>
            <w:shd w:val="clear" w:color="auto" w:fill="auto"/>
            <w:noWrap/>
            <w:vAlign w:val="center"/>
            <w:hideMark/>
          </w:tcPr>
          <w:p w14:paraId="3FF3199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nil"/>
              <w:right w:val="nil"/>
            </w:tcBorders>
            <w:shd w:val="clear" w:color="auto" w:fill="auto"/>
            <w:noWrap/>
            <w:vAlign w:val="center"/>
            <w:hideMark/>
          </w:tcPr>
          <w:p w14:paraId="6C2964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nil"/>
              <w:right w:val="nil"/>
            </w:tcBorders>
            <w:shd w:val="clear" w:color="auto" w:fill="auto"/>
            <w:noWrap/>
            <w:vAlign w:val="center"/>
            <w:hideMark/>
          </w:tcPr>
          <w:p w14:paraId="0B059BB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r>
      <w:tr w:rsidR="002463F4" w:rsidRPr="002463F4" w14:paraId="1AE46A5C" w14:textId="77777777" w:rsidTr="002463F4">
        <w:trPr>
          <w:trHeight w:val="574"/>
        </w:trPr>
        <w:tc>
          <w:tcPr>
            <w:tcW w:w="1987" w:type="dxa"/>
            <w:tcBorders>
              <w:top w:val="nil"/>
              <w:left w:val="nil"/>
              <w:bottom w:val="nil"/>
              <w:right w:val="nil"/>
            </w:tcBorders>
            <w:shd w:val="clear" w:color="auto" w:fill="auto"/>
            <w:vAlign w:val="center"/>
            <w:hideMark/>
          </w:tcPr>
          <w:p w14:paraId="5B311235"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Alcohol</w:t>
            </w:r>
            <w:proofErr w:type="spellEnd"/>
            <w:r w:rsidRPr="002463F4">
              <w:rPr>
                <w:rFonts w:eastAsia="Times New Roman"/>
                <w:color w:val="000000"/>
                <w:lang w:eastAsia="pt-BR"/>
              </w:rPr>
              <w:t xml:space="preserve"> </w:t>
            </w:r>
          </w:p>
          <w:p w14:paraId="4A90D55B" w14:textId="025518F6"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onsuption</w:t>
            </w:r>
            <w:proofErr w:type="spellEnd"/>
          </w:p>
        </w:tc>
        <w:tc>
          <w:tcPr>
            <w:tcW w:w="653" w:type="dxa"/>
            <w:tcBorders>
              <w:top w:val="nil"/>
              <w:left w:val="nil"/>
              <w:bottom w:val="nil"/>
              <w:right w:val="nil"/>
            </w:tcBorders>
            <w:shd w:val="clear" w:color="auto" w:fill="auto"/>
            <w:noWrap/>
            <w:vAlign w:val="center"/>
            <w:hideMark/>
          </w:tcPr>
          <w:p w14:paraId="3155E9E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47FA7D8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6FAEC2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E7A618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57FC9C8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110D1BF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EF6AC6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8416EF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214B01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558E0A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452441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55BA7E62" w14:textId="77777777" w:rsidTr="002463F4">
        <w:trPr>
          <w:trHeight w:val="574"/>
        </w:trPr>
        <w:tc>
          <w:tcPr>
            <w:tcW w:w="1987" w:type="dxa"/>
            <w:tcBorders>
              <w:top w:val="nil"/>
              <w:left w:val="nil"/>
              <w:bottom w:val="nil"/>
              <w:right w:val="nil"/>
            </w:tcBorders>
            <w:shd w:val="clear" w:color="auto" w:fill="auto"/>
            <w:vAlign w:val="center"/>
            <w:hideMark/>
          </w:tcPr>
          <w:p w14:paraId="4E0F17A9" w14:textId="6721D7A0"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Chronic</w:t>
            </w:r>
            <w:proofErr w:type="spellEnd"/>
            <w:r w:rsidRPr="002463F4">
              <w:rPr>
                <w:rFonts w:eastAsia="Times New Roman"/>
                <w:color w:val="000000"/>
                <w:lang w:eastAsia="pt-BR"/>
              </w:rPr>
              <w:t xml:space="preserve"> </w:t>
            </w:r>
            <w:proofErr w:type="spellStart"/>
            <w:r>
              <w:rPr>
                <w:rFonts w:eastAsia="Times New Roman"/>
                <w:color w:val="000000"/>
                <w:lang w:eastAsia="pt-BR"/>
              </w:rPr>
              <w:t>h</w:t>
            </w:r>
            <w:r w:rsidRPr="002463F4">
              <w:rPr>
                <w:rFonts w:eastAsia="Times New Roman"/>
                <w:color w:val="000000"/>
                <w:lang w:eastAsia="pt-BR"/>
              </w:rPr>
              <w:t>ealth</w:t>
            </w:r>
            <w:proofErr w:type="spellEnd"/>
            <w:r w:rsidRPr="002463F4">
              <w:rPr>
                <w:rFonts w:eastAsia="Times New Roman"/>
                <w:color w:val="000000"/>
                <w:lang w:eastAsia="pt-BR"/>
              </w:rPr>
              <w:t xml:space="preserve"> </w:t>
            </w:r>
          </w:p>
          <w:p w14:paraId="47D10232" w14:textId="3CDC6E5C"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onditions</w:t>
            </w:r>
            <w:proofErr w:type="spellEnd"/>
          </w:p>
        </w:tc>
        <w:tc>
          <w:tcPr>
            <w:tcW w:w="653" w:type="dxa"/>
            <w:tcBorders>
              <w:top w:val="nil"/>
              <w:left w:val="nil"/>
              <w:bottom w:val="nil"/>
              <w:right w:val="nil"/>
            </w:tcBorders>
            <w:shd w:val="clear" w:color="auto" w:fill="auto"/>
            <w:noWrap/>
            <w:vAlign w:val="center"/>
            <w:hideMark/>
          </w:tcPr>
          <w:p w14:paraId="384E098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nil"/>
              <w:right w:val="nil"/>
            </w:tcBorders>
            <w:shd w:val="clear" w:color="auto" w:fill="auto"/>
            <w:noWrap/>
            <w:vAlign w:val="center"/>
            <w:hideMark/>
          </w:tcPr>
          <w:p w14:paraId="24D0B0A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515AF0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5BE7F6B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6CF057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5B68B35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5AB632E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1ACCB22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39DA2B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01B258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3203C5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7DE3F234" w14:textId="77777777" w:rsidTr="002463F4">
        <w:trPr>
          <w:trHeight w:val="860"/>
        </w:trPr>
        <w:tc>
          <w:tcPr>
            <w:tcW w:w="1987" w:type="dxa"/>
            <w:tcBorders>
              <w:top w:val="nil"/>
              <w:left w:val="nil"/>
              <w:bottom w:val="nil"/>
              <w:right w:val="nil"/>
            </w:tcBorders>
            <w:shd w:val="clear" w:color="auto" w:fill="auto"/>
            <w:vAlign w:val="center"/>
            <w:hideMark/>
          </w:tcPr>
          <w:p w14:paraId="3992F62D"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Cognitive</w:t>
            </w:r>
            <w:proofErr w:type="spellEnd"/>
            <w:r w:rsidRPr="002463F4">
              <w:rPr>
                <w:rFonts w:eastAsia="Times New Roman"/>
                <w:color w:val="000000"/>
                <w:lang w:eastAsia="pt-BR"/>
              </w:rPr>
              <w:t xml:space="preserve"> </w:t>
            </w:r>
          </w:p>
          <w:p w14:paraId="1744E6CD" w14:textId="275A3EDA" w:rsid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f</w:t>
            </w:r>
            <w:r w:rsidRPr="002463F4">
              <w:rPr>
                <w:rFonts w:eastAsia="Times New Roman"/>
                <w:color w:val="000000"/>
                <w:lang w:eastAsia="pt-BR"/>
              </w:rPr>
              <w:t>unctioning</w:t>
            </w:r>
            <w:proofErr w:type="spellEnd"/>
            <w:r w:rsidRPr="002463F4">
              <w:rPr>
                <w:rFonts w:eastAsia="Times New Roman"/>
                <w:color w:val="000000"/>
                <w:lang w:eastAsia="pt-BR"/>
              </w:rPr>
              <w:t xml:space="preserve"> </w:t>
            </w:r>
          </w:p>
          <w:p w14:paraId="6E8F4985" w14:textId="4E1A20ED"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l</w:t>
            </w:r>
            <w:r w:rsidRPr="002463F4">
              <w:rPr>
                <w:rFonts w:eastAsia="Times New Roman"/>
                <w:color w:val="000000"/>
                <w:lang w:eastAsia="pt-BR"/>
              </w:rPr>
              <w:t>imitations</w:t>
            </w:r>
            <w:proofErr w:type="spellEnd"/>
          </w:p>
        </w:tc>
        <w:tc>
          <w:tcPr>
            <w:tcW w:w="653" w:type="dxa"/>
            <w:tcBorders>
              <w:top w:val="nil"/>
              <w:left w:val="nil"/>
              <w:bottom w:val="nil"/>
              <w:right w:val="nil"/>
            </w:tcBorders>
            <w:shd w:val="clear" w:color="auto" w:fill="auto"/>
            <w:noWrap/>
            <w:vAlign w:val="center"/>
            <w:hideMark/>
          </w:tcPr>
          <w:p w14:paraId="0A045DF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6494AC4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36A330A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D8E94B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51EB273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454C257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54576A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24E5E89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319CA3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2F6F918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662D961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0CA4095A" w14:textId="77777777" w:rsidTr="002463F4">
        <w:trPr>
          <w:trHeight w:val="574"/>
        </w:trPr>
        <w:tc>
          <w:tcPr>
            <w:tcW w:w="1987" w:type="dxa"/>
            <w:tcBorders>
              <w:top w:val="nil"/>
              <w:left w:val="nil"/>
              <w:bottom w:val="nil"/>
              <w:right w:val="nil"/>
            </w:tcBorders>
            <w:shd w:val="clear" w:color="auto" w:fill="auto"/>
            <w:vAlign w:val="center"/>
            <w:hideMark/>
          </w:tcPr>
          <w:p w14:paraId="2CDBC19E" w14:textId="77777777" w:rsid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 xml:space="preserve">Days of poor </w:t>
            </w:r>
          </w:p>
          <w:p w14:paraId="2CCFACC7" w14:textId="4957155F" w:rsidR="002463F4" w:rsidRP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mental health</w:t>
            </w:r>
          </w:p>
        </w:tc>
        <w:tc>
          <w:tcPr>
            <w:tcW w:w="653" w:type="dxa"/>
            <w:tcBorders>
              <w:top w:val="nil"/>
              <w:left w:val="nil"/>
              <w:bottom w:val="nil"/>
              <w:right w:val="nil"/>
            </w:tcBorders>
            <w:shd w:val="clear" w:color="auto" w:fill="auto"/>
            <w:noWrap/>
            <w:vAlign w:val="center"/>
            <w:hideMark/>
          </w:tcPr>
          <w:p w14:paraId="362419B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1FC8AD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7067BE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57066D5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2C9D39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26B7E6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81075E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2A8844F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48CA58A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5B6C20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F3D45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r>
      <w:tr w:rsidR="002463F4" w:rsidRPr="002463F4" w14:paraId="3CFB75A6" w14:textId="77777777" w:rsidTr="002463F4">
        <w:trPr>
          <w:trHeight w:val="574"/>
        </w:trPr>
        <w:tc>
          <w:tcPr>
            <w:tcW w:w="1987" w:type="dxa"/>
            <w:tcBorders>
              <w:top w:val="nil"/>
              <w:left w:val="nil"/>
              <w:bottom w:val="nil"/>
              <w:right w:val="nil"/>
            </w:tcBorders>
            <w:shd w:val="clear" w:color="auto" w:fill="auto"/>
            <w:vAlign w:val="center"/>
            <w:hideMark/>
          </w:tcPr>
          <w:p w14:paraId="56899F8F" w14:textId="77777777" w:rsid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 xml:space="preserve">Days of poor </w:t>
            </w:r>
          </w:p>
          <w:p w14:paraId="0C078476" w14:textId="059F97A7" w:rsidR="002463F4" w:rsidRP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physical health</w:t>
            </w:r>
          </w:p>
        </w:tc>
        <w:tc>
          <w:tcPr>
            <w:tcW w:w="653" w:type="dxa"/>
            <w:tcBorders>
              <w:top w:val="nil"/>
              <w:left w:val="nil"/>
              <w:bottom w:val="nil"/>
              <w:right w:val="nil"/>
            </w:tcBorders>
            <w:shd w:val="clear" w:color="auto" w:fill="auto"/>
            <w:noWrap/>
            <w:vAlign w:val="center"/>
            <w:hideMark/>
          </w:tcPr>
          <w:p w14:paraId="1771504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26%</w:t>
            </w:r>
          </w:p>
        </w:tc>
        <w:tc>
          <w:tcPr>
            <w:tcW w:w="649" w:type="dxa"/>
            <w:tcBorders>
              <w:top w:val="nil"/>
              <w:left w:val="nil"/>
              <w:bottom w:val="nil"/>
              <w:right w:val="nil"/>
            </w:tcBorders>
            <w:shd w:val="clear" w:color="auto" w:fill="auto"/>
            <w:noWrap/>
            <w:vAlign w:val="center"/>
            <w:hideMark/>
          </w:tcPr>
          <w:p w14:paraId="71216A1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49" w:type="dxa"/>
            <w:tcBorders>
              <w:top w:val="nil"/>
              <w:left w:val="nil"/>
              <w:bottom w:val="nil"/>
              <w:right w:val="nil"/>
            </w:tcBorders>
            <w:shd w:val="clear" w:color="auto" w:fill="auto"/>
            <w:noWrap/>
            <w:vAlign w:val="center"/>
            <w:hideMark/>
          </w:tcPr>
          <w:p w14:paraId="29F0CED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49" w:type="dxa"/>
            <w:tcBorders>
              <w:top w:val="nil"/>
              <w:left w:val="nil"/>
              <w:bottom w:val="nil"/>
              <w:right w:val="nil"/>
            </w:tcBorders>
            <w:shd w:val="clear" w:color="auto" w:fill="auto"/>
            <w:noWrap/>
            <w:vAlign w:val="center"/>
            <w:hideMark/>
          </w:tcPr>
          <w:p w14:paraId="163B4AE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7BB50FA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6C2659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6332A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43EE93C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32A8E5E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56" w:type="dxa"/>
            <w:tcBorders>
              <w:top w:val="nil"/>
              <w:left w:val="nil"/>
              <w:bottom w:val="nil"/>
              <w:right w:val="nil"/>
            </w:tcBorders>
            <w:shd w:val="clear" w:color="auto" w:fill="auto"/>
            <w:noWrap/>
            <w:vAlign w:val="center"/>
            <w:hideMark/>
          </w:tcPr>
          <w:p w14:paraId="1488C53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56" w:type="dxa"/>
            <w:tcBorders>
              <w:top w:val="nil"/>
              <w:left w:val="nil"/>
              <w:bottom w:val="nil"/>
              <w:right w:val="nil"/>
            </w:tcBorders>
            <w:shd w:val="clear" w:color="auto" w:fill="auto"/>
            <w:noWrap/>
            <w:vAlign w:val="center"/>
            <w:hideMark/>
          </w:tcPr>
          <w:p w14:paraId="5E033B0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4C144982" w14:textId="77777777" w:rsidTr="002463F4">
        <w:trPr>
          <w:trHeight w:val="287"/>
        </w:trPr>
        <w:tc>
          <w:tcPr>
            <w:tcW w:w="1987" w:type="dxa"/>
            <w:tcBorders>
              <w:top w:val="nil"/>
              <w:left w:val="nil"/>
              <w:bottom w:val="nil"/>
              <w:right w:val="nil"/>
            </w:tcBorders>
            <w:shd w:val="clear" w:color="auto" w:fill="auto"/>
            <w:vAlign w:val="center"/>
            <w:hideMark/>
          </w:tcPr>
          <w:p w14:paraId="15DD2471" w14:textId="6484B796"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Health </w:t>
            </w:r>
            <w:r>
              <w:rPr>
                <w:rFonts w:eastAsia="Times New Roman"/>
                <w:color w:val="000000"/>
                <w:lang w:eastAsia="pt-BR"/>
              </w:rPr>
              <w:t>d</w:t>
            </w:r>
            <w:r w:rsidRPr="002463F4">
              <w:rPr>
                <w:rFonts w:eastAsia="Times New Roman"/>
                <w:color w:val="000000"/>
                <w:lang w:eastAsia="pt-BR"/>
              </w:rPr>
              <w:t>iet</w:t>
            </w:r>
          </w:p>
        </w:tc>
        <w:tc>
          <w:tcPr>
            <w:tcW w:w="653" w:type="dxa"/>
            <w:tcBorders>
              <w:top w:val="nil"/>
              <w:left w:val="nil"/>
              <w:bottom w:val="nil"/>
              <w:right w:val="nil"/>
            </w:tcBorders>
            <w:shd w:val="clear" w:color="auto" w:fill="auto"/>
            <w:noWrap/>
            <w:vAlign w:val="center"/>
            <w:hideMark/>
          </w:tcPr>
          <w:p w14:paraId="5FCBD34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2975F9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DE05DE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37E921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79B7B1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72570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248C6E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0D02F1B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4FEFD7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054EF39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40E27E4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8CD81A4" w14:textId="77777777" w:rsidTr="002463F4">
        <w:trPr>
          <w:trHeight w:val="574"/>
        </w:trPr>
        <w:tc>
          <w:tcPr>
            <w:tcW w:w="1987" w:type="dxa"/>
            <w:tcBorders>
              <w:top w:val="nil"/>
              <w:left w:val="nil"/>
              <w:bottom w:val="nil"/>
              <w:right w:val="nil"/>
            </w:tcBorders>
            <w:shd w:val="clear" w:color="auto" w:fill="auto"/>
            <w:vAlign w:val="center"/>
            <w:hideMark/>
          </w:tcPr>
          <w:p w14:paraId="3ACD76BA"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Injury</w:t>
            </w:r>
            <w:proofErr w:type="spellEnd"/>
            <w:r w:rsidRPr="002463F4">
              <w:rPr>
                <w:rFonts w:eastAsia="Times New Roman"/>
                <w:color w:val="000000"/>
                <w:lang w:eastAsia="pt-BR"/>
              </w:rPr>
              <w:t xml:space="preserve"> </w:t>
            </w:r>
          </w:p>
          <w:p w14:paraId="4154CB88" w14:textId="29E03193"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onsequence</w:t>
            </w:r>
            <w:proofErr w:type="spellEnd"/>
          </w:p>
        </w:tc>
        <w:tc>
          <w:tcPr>
            <w:tcW w:w="653" w:type="dxa"/>
            <w:tcBorders>
              <w:top w:val="nil"/>
              <w:left w:val="nil"/>
              <w:bottom w:val="nil"/>
              <w:right w:val="nil"/>
            </w:tcBorders>
            <w:shd w:val="clear" w:color="auto" w:fill="auto"/>
            <w:noWrap/>
            <w:vAlign w:val="center"/>
            <w:hideMark/>
          </w:tcPr>
          <w:p w14:paraId="6D10E8E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3CC5126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6F60FEA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7716D7D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426408E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2B795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800CFB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422E698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0993B1D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021A75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4C23144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5F36C10E" w14:textId="77777777" w:rsidTr="002463F4">
        <w:trPr>
          <w:trHeight w:val="287"/>
        </w:trPr>
        <w:tc>
          <w:tcPr>
            <w:tcW w:w="1987" w:type="dxa"/>
            <w:tcBorders>
              <w:top w:val="nil"/>
              <w:left w:val="nil"/>
              <w:bottom w:val="nil"/>
              <w:right w:val="nil"/>
            </w:tcBorders>
            <w:shd w:val="clear" w:color="auto" w:fill="auto"/>
            <w:vAlign w:val="center"/>
            <w:hideMark/>
          </w:tcPr>
          <w:p w14:paraId="7EF37AF8" w14:textId="1361EB7D"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Overall </w:t>
            </w:r>
            <w:proofErr w:type="spellStart"/>
            <w:r>
              <w:rPr>
                <w:rFonts w:eastAsia="Times New Roman"/>
                <w:color w:val="000000"/>
                <w:lang w:eastAsia="pt-BR"/>
              </w:rPr>
              <w:t>h</w:t>
            </w:r>
            <w:r w:rsidRPr="002463F4">
              <w:rPr>
                <w:rFonts w:eastAsia="Times New Roman"/>
                <w:color w:val="000000"/>
                <w:lang w:eastAsia="pt-BR"/>
              </w:rPr>
              <w:t>ealth</w:t>
            </w:r>
            <w:proofErr w:type="spellEnd"/>
          </w:p>
        </w:tc>
        <w:tc>
          <w:tcPr>
            <w:tcW w:w="653" w:type="dxa"/>
            <w:tcBorders>
              <w:top w:val="nil"/>
              <w:left w:val="nil"/>
              <w:bottom w:val="nil"/>
              <w:right w:val="nil"/>
            </w:tcBorders>
            <w:shd w:val="clear" w:color="auto" w:fill="auto"/>
            <w:noWrap/>
            <w:vAlign w:val="center"/>
            <w:hideMark/>
          </w:tcPr>
          <w:p w14:paraId="5DC168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49" w:type="dxa"/>
            <w:tcBorders>
              <w:top w:val="nil"/>
              <w:left w:val="nil"/>
              <w:bottom w:val="nil"/>
              <w:right w:val="nil"/>
            </w:tcBorders>
            <w:shd w:val="clear" w:color="auto" w:fill="auto"/>
            <w:noWrap/>
            <w:vAlign w:val="center"/>
            <w:hideMark/>
          </w:tcPr>
          <w:p w14:paraId="5FDEE2F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04B694D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6B78FE4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1BBEF10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52" w:type="dxa"/>
            <w:tcBorders>
              <w:top w:val="nil"/>
              <w:left w:val="nil"/>
              <w:bottom w:val="nil"/>
              <w:right w:val="nil"/>
            </w:tcBorders>
            <w:shd w:val="clear" w:color="auto" w:fill="auto"/>
            <w:noWrap/>
            <w:vAlign w:val="center"/>
            <w:hideMark/>
          </w:tcPr>
          <w:p w14:paraId="0730BB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385066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5153F3C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1CBC59C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00CD3FD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5D173AC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r>
      <w:tr w:rsidR="002463F4" w:rsidRPr="002463F4" w14:paraId="198BAC1F" w14:textId="77777777" w:rsidTr="002463F4">
        <w:trPr>
          <w:trHeight w:val="287"/>
        </w:trPr>
        <w:tc>
          <w:tcPr>
            <w:tcW w:w="1987" w:type="dxa"/>
            <w:tcBorders>
              <w:top w:val="nil"/>
              <w:left w:val="nil"/>
              <w:bottom w:val="nil"/>
              <w:right w:val="nil"/>
            </w:tcBorders>
            <w:shd w:val="clear" w:color="auto" w:fill="auto"/>
            <w:vAlign w:val="center"/>
            <w:hideMark/>
          </w:tcPr>
          <w:p w14:paraId="52991671" w14:textId="7A9E48FB"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Overall </w:t>
            </w:r>
            <w:r>
              <w:rPr>
                <w:rFonts w:eastAsia="Times New Roman"/>
                <w:color w:val="000000"/>
                <w:lang w:eastAsia="pt-BR"/>
              </w:rPr>
              <w:t>s</w:t>
            </w:r>
            <w:r w:rsidRPr="002463F4">
              <w:rPr>
                <w:rFonts w:eastAsia="Times New Roman"/>
                <w:color w:val="000000"/>
                <w:lang w:eastAsia="pt-BR"/>
              </w:rPr>
              <w:t>tress</w:t>
            </w:r>
          </w:p>
        </w:tc>
        <w:tc>
          <w:tcPr>
            <w:tcW w:w="653" w:type="dxa"/>
            <w:tcBorders>
              <w:top w:val="nil"/>
              <w:left w:val="nil"/>
              <w:bottom w:val="nil"/>
              <w:right w:val="nil"/>
            </w:tcBorders>
            <w:shd w:val="clear" w:color="auto" w:fill="auto"/>
            <w:noWrap/>
            <w:vAlign w:val="center"/>
            <w:hideMark/>
          </w:tcPr>
          <w:p w14:paraId="55FEDD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nil"/>
              <w:left w:val="nil"/>
              <w:bottom w:val="nil"/>
              <w:right w:val="nil"/>
            </w:tcBorders>
            <w:shd w:val="clear" w:color="auto" w:fill="auto"/>
            <w:noWrap/>
            <w:vAlign w:val="center"/>
            <w:hideMark/>
          </w:tcPr>
          <w:p w14:paraId="2D8503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62E1F4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17BDB4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57987C4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FE473D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26%</w:t>
            </w:r>
          </w:p>
        </w:tc>
        <w:tc>
          <w:tcPr>
            <w:tcW w:w="649" w:type="dxa"/>
            <w:tcBorders>
              <w:top w:val="nil"/>
              <w:left w:val="nil"/>
              <w:bottom w:val="nil"/>
              <w:right w:val="nil"/>
            </w:tcBorders>
            <w:shd w:val="clear" w:color="auto" w:fill="auto"/>
            <w:noWrap/>
            <w:vAlign w:val="center"/>
            <w:hideMark/>
          </w:tcPr>
          <w:p w14:paraId="4A3C63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9B4D8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79F150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39B4099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4AE04A3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62FD6BC7" w14:textId="77777777" w:rsidTr="002463F4">
        <w:trPr>
          <w:trHeight w:val="287"/>
        </w:trPr>
        <w:tc>
          <w:tcPr>
            <w:tcW w:w="1987" w:type="dxa"/>
            <w:tcBorders>
              <w:top w:val="nil"/>
              <w:left w:val="nil"/>
              <w:bottom w:val="nil"/>
              <w:right w:val="nil"/>
            </w:tcBorders>
            <w:shd w:val="clear" w:color="auto" w:fill="auto"/>
            <w:vAlign w:val="center"/>
            <w:hideMark/>
          </w:tcPr>
          <w:p w14:paraId="1E56E513" w14:textId="5AF304D9"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Physical</w:t>
            </w:r>
            <w:proofErr w:type="spellEnd"/>
            <w:r w:rsidRPr="002463F4">
              <w:rPr>
                <w:rFonts w:eastAsia="Times New Roman"/>
                <w:color w:val="000000"/>
                <w:lang w:eastAsia="pt-BR"/>
              </w:rPr>
              <w:t xml:space="preserve"> </w:t>
            </w:r>
            <w:proofErr w:type="spellStart"/>
            <w:r>
              <w:rPr>
                <w:rFonts w:eastAsia="Times New Roman"/>
                <w:color w:val="000000"/>
                <w:lang w:eastAsia="pt-BR"/>
              </w:rPr>
              <w:t>a</w:t>
            </w:r>
            <w:r w:rsidRPr="002463F4">
              <w:rPr>
                <w:rFonts w:eastAsia="Times New Roman"/>
                <w:color w:val="000000"/>
                <w:lang w:eastAsia="pt-BR"/>
              </w:rPr>
              <w:t>ctivity</w:t>
            </w:r>
            <w:proofErr w:type="spellEnd"/>
          </w:p>
        </w:tc>
        <w:tc>
          <w:tcPr>
            <w:tcW w:w="653" w:type="dxa"/>
            <w:tcBorders>
              <w:top w:val="nil"/>
              <w:left w:val="nil"/>
              <w:bottom w:val="nil"/>
              <w:right w:val="nil"/>
            </w:tcBorders>
            <w:shd w:val="clear" w:color="auto" w:fill="auto"/>
            <w:noWrap/>
            <w:vAlign w:val="center"/>
            <w:hideMark/>
          </w:tcPr>
          <w:p w14:paraId="069ECC2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50A4A7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46D6577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7E76E7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7484AD9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104006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18F353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5DF9971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B25F67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0A6E0EE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3B3E603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3F9828CC" w14:textId="77777777" w:rsidTr="002463F4">
        <w:trPr>
          <w:trHeight w:val="574"/>
        </w:trPr>
        <w:tc>
          <w:tcPr>
            <w:tcW w:w="1987" w:type="dxa"/>
            <w:tcBorders>
              <w:top w:val="nil"/>
              <w:left w:val="nil"/>
              <w:bottom w:val="nil"/>
              <w:right w:val="nil"/>
            </w:tcBorders>
            <w:shd w:val="clear" w:color="auto" w:fill="auto"/>
            <w:vAlign w:val="center"/>
            <w:hideMark/>
          </w:tcPr>
          <w:p w14:paraId="6A1DE531"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Poor</w:t>
            </w:r>
            <w:proofErr w:type="spellEnd"/>
            <w:r w:rsidRPr="002463F4">
              <w:rPr>
                <w:rFonts w:eastAsia="Times New Roman"/>
                <w:color w:val="000000"/>
                <w:lang w:eastAsia="pt-BR"/>
              </w:rPr>
              <w:t xml:space="preserve"> mental </w:t>
            </w:r>
          </w:p>
          <w:p w14:paraId="2F1C96AC" w14:textId="08855D90"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health</w:t>
            </w:r>
            <w:proofErr w:type="spellEnd"/>
            <w:r w:rsidRPr="002463F4">
              <w:rPr>
                <w:rFonts w:eastAsia="Times New Roman"/>
                <w:color w:val="000000"/>
                <w:lang w:eastAsia="pt-BR"/>
              </w:rPr>
              <w:t>/</w:t>
            </w:r>
            <w:proofErr w:type="spellStart"/>
            <w:r>
              <w:rPr>
                <w:rFonts w:eastAsia="Times New Roman"/>
                <w:color w:val="000000"/>
                <w:lang w:eastAsia="pt-BR"/>
              </w:rPr>
              <w:t>a</w:t>
            </w:r>
            <w:r w:rsidRPr="002463F4">
              <w:rPr>
                <w:rFonts w:eastAsia="Times New Roman"/>
                <w:color w:val="000000"/>
                <w:lang w:eastAsia="pt-BR"/>
              </w:rPr>
              <w:t>nxiety</w:t>
            </w:r>
            <w:proofErr w:type="spellEnd"/>
          </w:p>
        </w:tc>
        <w:tc>
          <w:tcPr>
            <w:tcW w:w="653" w:type="dxa"/>
            <w:tcBorders>
              <w:top w:val="nil"/>
              <w:left w:val="nil"/>
              <w:bottom w:val="nil"/>
              <w:right w:val="nil"/>
            </w:tcBorders>
            <w:shd w:val="clear" w:color="auto" w:fill="auto"/>
            <w:noWrap/>
            <w:vAlign w:val="center"/>
            <w:hideMark/>
          </w:tcPr>
          <w:p w14:paraId="76CD151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34AF97B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4F5CC29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4A1022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1FDC64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651A268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745F2B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17D74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50%</w:t>
            </w:r>
          </w:p>
        </w:tc>
        <w:tc>
          <w:tcPr>
            <w:tcW w:w="652" w:type="dxa"/>
            <w:tcBorders>
              <w:top w:val="nil"/>
              <w:left w:val="nil"/>
              <w:bottom w:val="nil"/>
              <w:right w:val="nil"/>
            </w:tcBorders>
            <w:shd w:val="clear" w:color="auto" w:fill="auto"/>
            <w:noWrap/>
            <w:vAlign w:val="center"/>
            <w:hideMark/>
          </w:tcPr>
          <w:p w14:paraId="14EE35A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18CD9A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6386A5E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6C1BBE30" w14:textId="77777777" w:rsidTr="002463F4">
        <w:trPr>
          <w:trHeight w:val="574"/>
        </w:trPr>
        <w:tc>
          <w:tcPr>
            <w:tcW w:w="1987" w:type="dxa"/>
            <w:tcBorders>
              <w:top w:val="nil"/>
              <w:left w:val="nil"/>
              <w:bottom w:val="nil"/>
              <w:right w:val="nil"/>
            </w:tcBorders>
            <w:shd w:val="clear" w:color="auto" w:fill="auto"/>
            <w:vAlign w:val="center"/>
            <w:hideMark/>
          </w:tcPr>
          <w:p w14:paraId="34F3BE12"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Poor</w:t>
            </w:r>
            <w:proofErr w:type="spellEnd"/>
            <w:r w:rsidRPr="002463F4">
              <w:rPr>
                <w:rFonts w:eastAsia="Times New Roman"/>
                <w:color w:val="000000"/>
                <w:lang w:eastAsia="pt-BR"/>
              </w:rPr>
              <w:t xml:space="preserve"> mental </w:t>
            </w:r>
          </w:p>
          <w:p w14:paraId="4E496FAE"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health</w:t>
            </w:r>
            <w:proofErr w:type="spellEnd"/>
            <w:r w:rsidRPr="002463F4">
              <w:rPr>
                <w:rFonts w:eastAsia="Times New Roman"/>
                <w:color w:val="000000"/>
                <w:lang w:eastAsia="pt-BR"/>
              </w:rPr>
              <w:t>/</w:t>
            </w:r>
          </w:p>
          <w:p w14:paraId="4B6200B0" w14:textId="3DCB521A"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d</w:t>
            </w:r>
            <w:r w:rsidRPr="002463F4">
              <w:rPr>
                <w:rFonts w:eastAsia="Times New Roman"/>
                <w:color w:val="000000"/>
                <w:lang w:eastAsia="pt-BR"/>
              </w:rPr>
              <w:t>epression</w:t>
            </w:r>
            <w:proofErr w:type="spellEnd"/>
          </w:p>
        </w:tc>
        <w:tc>
          <w:tcPr>
            <w:tcW w:w="653" w:type="dxa"/>
            <w:tcBorders>
              <w:top w:val="nil"/>
              <w:left w:val="nil"/>
              <w:bottom w:val="nil"/>
              <w:right w:val="nil"/>
            </w:tcBorders>
            <w:shd w:val="clear" w:color="auto" w:fill="auto"/>
            <w:noWrap/>
            <w:vAlign w:val="center"/>
            <w:hideMark/>
          </w:tcPr>
          <w:p w14:paraId="09C12CF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20%</w:t>
            </w:r>
          </w:p>
        </w:tc>
        <w:tc>
          <w:tcPr>
            <w:tcW w:w="649" w:type="dxa"/>
            <w:tcBorders>
              <w:top w:val="nil"/>
              <w:left w:val="nil"/>
              <w:bottom w:val="nil"/>
              <w:right w:val="nil"/>
            </w:tcBorders>
            <w:shd w:val="clear" w:color="auto" w:fill="auto"/>
            <w:noWrap/>
            <w:vAlign w:val="center"/>
            <w:hideMark/>
          </w:tcPr>
          <w:p w14:paraId="52E6CF1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49" w:type="dxa"/>
            <w:tcBorders>
              <w:top w:val="nil"/>
              <w:left w:val="nil"/>
              <w:bottom w:val="nil"/>
              <w:right w:val="nil"/>
            </w:tcBorders>
            <w:shd w:val="clear" w:color="auto" w:fill="auto"/>
            <w:noWrap/>
            <w:vAlign w:val="center"/>
            <w:hideMark/>
          </w:tcPr>
          <w:p w14:paraId="7BA319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49" w:type="dxa"/>
            <w:tcBorders>
              <w:top w:val="nil"/>
              <w:left w:val="nil"/>
              <w:bottom w:val="nil"/>
              <w:right w:val="nil"/>
            </w:tcBorders>
            <w:shd w:val="clear" w:color="auto" w:fill="auto"/>
            <w:noWrap/>
            <w:vAlign w:val="center"/>
            <w:hideMark/>
          </w:tcPr>
          <w:p w14:paraId="3B2241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2C43AF2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3BA2C51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E706C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69F2221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9125AA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54%</w:t>
            </w:r>
          </w:p>
        </w:tc>
        <w:tc>
          <w:tcPr>
            <w:tcW w:w="656" w:type="dxa"/>
            <w:tcBorders>
              <w:top w:val="nil"/>
              <w:left w:val="nil"/>
              <w:bottom w:val="nil"/>
              <w:right w:val="nil"/>
            </w:tcBorders>
            <w:shd w:val="clear" w:color="auto" w:fill="auto"/>
            <w:noWrap/>
            <w:vAlign w:val="center"/>
            <w:hideMark/>
          </w:tcPr>
          <w:p w14:paraId="202D203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56" w:type="dxa"/>
            <w:tcBorders>
              <w:top w:val="nil"/>
              <w:left w:val="nil"/>
              <w:bottom w:val="nil"/>
              <w:right w:val="nil"/>
            </w:tcBorders>
            <w:shd w:val="clear" w:color="auto" w:fill="auto"/>
            <w:noWrap/>
            <w:vAlign w:val="center"/>
            <w:hideMark/>
          </w:tcPr>
          <w:p w14:paraId="7E39025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1AB5DB66" w14:textId="77777777" w:rsidTr="002463F4">
        <w:trPr>
          <w:trHeight w:val="287"/>
        </w:trPr>
        <w:tc>
          <w:tcPr>
            <w:tcW w:w="1987" w:type="dxa"/>
            <w:tcBorders>
              <w:top w:val="nil"/>
              <w:left w:val="nil"/>
              <w:bottom w:val="nil"/>
              <w:right w:val="nil"/>
            </w:tcBorders>
            <w:shd w:val="clear" w:color="auto" w:fill="auto"/>
            <w:vAlign w:val="center"/>
            <w:hideMark/>
          </w:tcPr>
          <w:p w14:paraId="7F5C1791" w14:textId="77777777"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Productivity</w:t>
            </w:r>
          </w:p>
        </w:tc>
        <w:tc>
          <w:tcPr>
            <w:tcW w:w="653" w:type="dxa"/>
            <w:tcBorders>
              <w:top w:val="nil"/>
              <w:left w:val="nil"/>
              <w:bottom w:val="nil"/>
              <w:right w:val="nil"/>
            </w:tcBorders>
            <w:shd w:val="clear" w:color="auto" w:fill="auto"/>
            <w:noWrap/>
            <w:vAlign w:val="center"/>
            <w:hideMark/>
          </w:tcPr>
          <w:p w14:paraId="0B0117A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8%</w:t>
            </w:r>
          </w:p>
        </w:tc>
        <w:tc>
          <w:tcPr>
            <w:tcW w:w="649" w:type="dxa"/>
            <w:tcBorders>
              <w:top w:val="nil"/>
              <w:left w:val="nil"/>
              <w:bottom w:val="nil"/>
              <w:right w:val="nil"/>
            </w:tcBorders>
            <w:shd w:val="clear" w:color="auto" w:fill="auto"/>
            <w:noWrap/>
            <w:vAlign w:val="center"/>
            <w:hideMark/>
          </w:tcPr>
          <w:p w14:paraId="43F6276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nil"/>
              <w:left w:val="nil"/>
              <w:bottom w:val="nil"/>
              <w:right w:val="nil"/>
            </w:tcBorders>
            <w:shd w:val="clear" w:color="auto" w:fill="auto"/>
            <w:noWrap/>
            <w:vAlign w:val="center"/>
            <w:hideMark/>
          </w:tcPr>
          <w:p w14:paraId="5551A4C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382B5FC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730533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9938F6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CF241E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14D73E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07400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1D52FCF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13BED31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0CB8BD52" w14:textId="77777777" w:rsidTr="002463F4">
        <w:trPr>
          <w:trHeight w:val="287"/>
        </w:trPr>
        <w:tc>
          <w:tcPr>
            <w:tcW w:w="1987" w:type="dxa"/>
            <w:tcBorders>
              <w:top w:val="nil"/>
              <w:left w:val="nil"/>
              <w:bottom w:val="nil"/>
              <w:right w:val="nil"/>
            </w:tcBorders>
            <w:shd w:val="clear" w:color="auto" w:fill="auto"/>
            <w:vAlign w:val="center"/>
            <w:hideMark/>
          </w:tcPr>
          <w:p w14:paraId="4DAEA60E" w14:textId="14296258"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Sleep</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at</w:t>
            </w:r>
            <w:proofErr w:type="spellEnd"/>
            <w:r w:rsidRPr="002463F4">
              <w:rPr>
                <w:rFonts w:eastAsia="Times New Roman"/>
                <w:color w:val="000000"/>
                <w:lang w:eastAsia="pt-BR"/>
              </w:rPr>
              <w:t xml:space="preserve"> </w:t>
            </w:r>
            <w:proofErr w:type="spellStart"/>
            <w:r>
              <w:rPr>
                <w:rFonts w:eastAsia="Times New Roman"/>
                <w:color w:val="000000"/>
                <w:lang w:eastAsia="pt-BR"/>
              </w:rPr>
              <w:t>w</w:t>
            </w:r>
            <w:r w:rsidRPr="002463F4">
              <w:rPr>
                <w:rFonts w:eastAsia="Times New Roman"/>
                <w:color w:val="000000"/>
                <w:lang w:eastAsia="pt-BR"/>
              </w:rPr>
              <w:t>ork</w:t>
            </w:r>
            <w:proofErr w:type="spellEnd"/>
          </w:p>
        </w:tc>
        <w:tc>
          <w:tcPr>
            <w:tcW w:w="653" w:type="dxa"/>
            <w:tcBorders>
              <w:top w:val="nil"/>
              <w:left w:val="nil"/>
              <w:bottom w:val="nil"/>
              <w:right w:val="nil"/>
            </w:tcBorders>
            <w:shd w:val="clear" w:color="auto" w:fill="auto"/>
            <w:noWrap/>
            <w:vAlign w:val="center"/>
            <w:hideMark/>
          </w:tcPr>
          <w:p w14:paraId="4025444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70B9EFF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28371D0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561C18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7249468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0023B2F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49656D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52" w:type="dxa"/>
            <w:tcBorders>
              <w:top w:val="nil"/>
              <w:left w:val="nil"/>
              <w:bottom w:val="nil"/>
              <w:right w:val="nil"/>
            </w:tcBorders>
            <w:shd w:val="clear" w:color="auto" w:fill="auto"/>
            <w:noWrap/>
            <w:vAlign w:val="center"/>
            <w:hideMark/>
          </w:tcPr>
          <w:p w14:paraId="468D97F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10CF47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290B697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35DA248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F970BFC" w14:textId="77777777" w:rsidTr="002463F4">
        <w:trPr>
          <w:trHeight w:val="287"/>
        </w:trPr>
        <w:tc>
          <w:tcPr>
            <w:tcW w:w="1987" w:type="dxa"/>
            <w:tcBorders>
              <w:top w:val="nil"/>
              <w:left w:val="nil"/>
              <w:bottom w:val="nil"/>
              <w:right w:val="nil"/>
            </w:tcBorders>
            <w:shd w:val="clear" w:color="auto" w:fill="auto"/>
            <w:vAlign w:val="center"/>
            <w:hideMark/>
          </w:tcPr>
          <w:p w14:paraId="26439795" w14:textId="4ED524A2"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Sleep</w:t>
            </w:r>
            <w:proofErr w:type="spellEnd"/>
            <w:r w:rsidRPr="002463F4">
              <w:rPr>
                <w:rFonts w:eastAsia="Times New Roman"/>
                <w:color w:val="000000"/>
                <w:lang w:eastAsia="pt-BR"/>
              </w:rPr>
              <w:t xml:space="preserve"> </w:t>
            </w:r>
            <w:r>
              <w:rPr>
                <w:rFonts w:eastAsia="Times New Roman"/>
                <w:color w:val="000000"/>
                <w:lang w:eastAsia="pt-BR"/>
              </w:rPr>
              <w:t>h</w:t>
            </w:r>
            <w:r w:rsidRPr="002463F4">
              <w:rPr>
                <w:rFonts w:eastAsia="Times New Roman"/>
                <w:color w:val="000000"/>
                <w:lang w:eastAsia="pt-BR"/>
              </w:rPr>
              <w:t>ours</w:t>
            </w:r>
          </w:p>
        </w:tc>
        <w:tc>
          <w:tcPr>
            <w:tcW w:w="653" w:type="dxa"/>
            <w:tcBorders>
              <w:top w:val="nil"/>
              <w:left w:val="nil"/>
              <w:bottom w:val="nil"/>
              <w:right w:val="nil"/>
            </w:tcBorders>
            <w:shd w:val="clear" w:color="auto" w:fill="auto"/>
            <w:noWrap/>
            <w:vAlign w:val="center"/>
            <w:hideMark/>
          </w:tcPr>
          <w:p w14:paraId="0A1AE9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458539B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303333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4CCF83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5003984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34F6669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BCB68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7563C4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F8256C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647C37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5A22AEC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494C2760" w14:textId="77777777" w:rsidTr="002463F4">
        <w:trPr>
          <w:trHeight w:val="287"/>
        </w:trPr>
        <w:tc>
          <w:tcPr>
            <w:tcW w:w="1987" w:type="dxa"/>
            <w:tcBorders>
              <w:top w:val="nil"/>
              <w:left w:val="nil"/>
              <w:bottom w:val="nil"/>
              <w:right w:val="nil"/>
            </w:tcBorders>
            <w:shd w:val="clear" w:color="auto" w:fill="auto"/>
            <w:vAlign w:val="center"/>
            <w:hideMark/>
          </w:tcPr>
          <w:p w14:paraId="60B3B5A3" w14:textId="16B602F6"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Tobacco</w:t>
            </w:r>
            <w:proofErr w:type="spellEnd"/>
            <w:r w:rsidRPr="002463F4">
              <w:rPr>
                <w:rFonts w:eastAsia="Times New Roman"/>
                <w:color w:val="000000"/>
                <w:lang w:eastAsia="pt-BR"/>
              </w:rPr>
              <w:t xml:space="preserve"> </w:t>
            </w:r>
            <w:r>
              <w:rPr>
                <w:rFonts w:eastAsia="Times New Roman"/>
                <w:color w:val="000000"/>
                <w:lang w:eastAsia="pt-BR"/>
              </w:rPr>
              <w:t>u</w:t>
            </w:r>
            <w:r w:rsidRPr="002463F4">
              <w:rPr>
                <w:rFonts w:eastAsia="Times New Roman"/>
                <w:color w:val="000000"/>
                <w:lang w:eastAsia="pt-BR"/>
              </w:rPr>
              <w:t>se</w:t>
            </w:r>
          </w:p>
        </w:tc>
        <w:tc>
          <w:tcPr>
            <w:tcW w:w="653" w:type="dxa"/>
            <w:tcBorders>
              <w:top w:val="nil"/>
              <w:left w:val="nil"/>
              <w:bottom w:val="nil"/>
              <w:right w:val="nil"/>
            </w:tcBorders>
            <w:shd w:val="clear" w:color="auto" w:fill="auto"/>
            <w:noWrap/>
            <w:vAlign w:val="center"/>
            <w:hideMark/>
          </w:tcPr>
          <w:p w14:paraId="694C08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4DDD2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CEB35D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67E53E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0764842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362DB1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211319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38A9288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C85A53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3E20938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02C7E2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67CE8778" w14:textId="77777777" w:rsidTr="002463F4">
        <w:trPr>
          <w:trHeight w:val="287"/>
        </w:trPr>
        <w:tc>
          <w:tcPr>
            <w:tcW w:w="1987" w:type="dxa"/>
            <w:tcBorders>
              <w:top w:val="nil"/>
              <w:left w:val="nil"/>
              <w:bottom w:val="nil"/>
              <w:right w:val="nil"/>
            </w:tcBorders>
            <w:shd w:val="clear" w:color="auto" w:fill="auto"/>
            <w:vAlign w:val="center"/>
            <w:hideMark/>
          </w:tcPr>
          <w:p w14:paraId="098F5F07" w14:textId="08B9A01D"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proofErr w:type="spellEnd"/>
            <w:r w:rsidRPr="002463F4">
              <w:rPr>
                <w:rFonts w:eastAsia="Times New Roman"/>
                <w:color w:val="000000"/>
                <w:lang w:eastAsia="pt-BR"/>
              </w:rPr>
              <w:t xml:space="preserve"> </w:t>
            </w:r>
            <w:proofErr w:type="spellStart"/>
            <w:r>
              <w:rPr>
                <w:rFonts w:eastAsia="Times New Roman"/>
                <w:color w:val="000000"/>
                <w:lang w:eastAsia="pt-BR"/>
              </w:rPr>
              <w:t>l</w:t>
            </w:r>
            <w:r w:rsidRPr="002463F4">
              <w:rPr>
                <w:rFonts w:eastAsia="Times New Roman"/>
                <w:color w:val="000000"/>
                <w:lang w:eastAsia="pt-BR"/>
              </w:rPr>
              <w:t>imitations</w:t>
            </w:r>
            <w:proofErr w:type="spellEnd"/>
          </w:p>
        </w:tc>
        <w:tc>
          <w:tcPr>
            <w:tcW w:w="653" w:type="dxa"/>
            <w:tcBorders>
              <w:top w:val="nil"/>
              <w:left w:val="nil"/>
              <w:bottom w:val="nil"/>
              <w:right w:val="nil"/>
            </w:tcBorders>
            <w:shd w:val="clear" w:color="auto" w:fill="auto"/>
            <w:noWrap/>
            <w:vAlign w:val="center"/>
            <w:hideMark/>
          </w:tcPr>
          <w:p w14:paraId="5C3D4F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nil"/>
              <w:left w:val="nil"/>
              <w:bottom w:val="nil"/>
              <w:right w:val="nil"/>
            </w:tcBorders>
            <w:shd w:val="clear" w:color="auto" w:fill="auto"/>
            <w:noWrap/>
            <w:vAlign w:val="center"/>
            <w:hideMark/>
          </w:tcPr>
          <w:p w14:paraId="3712938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5EB2DF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0F25338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nil"/>
              <w:right w:val="nil"/>
            </w:tcBorders>
            <w:shd w:val="clear" w:color="auto" w:fill="auto"/>
            <w:noWrap/>
            <w:vAlign w:val="center"/>
            <w:hideMark/>
          </w:tcPr>
          <w:p w14:paraId="213752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6267037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4FD3C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2210A55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73A48D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0AE16B2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04D7D9E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24A80503" w14:textId="77777777" w:rsidTr="002463F4">
        <w:trPr>
          <w:trHeight w:val="574"/>
        </w:trPr>
        <w:tc>
          <w:tcPr>
            <w:tcW w:w="1987" w:type="dxa"/>
            <w:tcBorders>
              <w:top w:val="nil"/>
              <w:left w:val="nil"/>
              <w:bottom w:val="single" w:sz="4" w:space="0" w:color="auto"/>
              <w:right w:val="nil"/>
            </w:tcBorders>
            <w:shd w:val="clear" w:color="auto" w:fill="auto"/>
            <w:vAlign w:val="center"/>
            <w:hideMark/>
          </w:tcPr>
          <w:p w14:paraId="064F2F00" w14:textId="3A899BEC"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792FF4A9" w14:textId="53AFA514"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i</w:t>
            </w:r>
            <w:r w:rsidRPr="002463F4">
              <w:rPr>
                <w:rFonts w:eastAsia="Times New Roman"/>
                <w:color w:val="000000"/>
                <w:lang w:eastAsia="pt-BR"/>
              </w:rPr>
              <w:t>njury</w:t>
            </w:r>
            <w:proofErr w:type="spellEnd"/>
          </w:p>
        </w:tc>
        <w:tc>
          <w:tcPr>
            <w:tcW w:w="653" w:type="dxa"/>
            <w:tcBorders>
              <w:top w:val="nil"/>
              <w:left w:val="nil"/>
              <w:bottom w:val="single" w:sz="4" w:space="0" w:color="auto"/>
              <w:right w:val="nil"/>
            </w:tcBorders>
            <w:shd w:val="clear" w:color="auto" w:fill="auto"/>
            <w:noWrap/>
            <w:vAlign w:val="center"/>
            <w:hideMark/>
          </w:tcPr>
          <w:p w14:paraId="3FC9F11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single" w:sz="4" w:space="0" w:color="auto"/>
              <w:right w:val="nil"/>
            </w:tcBorders>
            <w:shd w:val="clear" w:color="auto" w:fill="auto"/>
            <w:noWrap/>
            <w:vAlign w:val="center"/>
            <w:hideMark/>
          </w:tcPr>
          <w:p w14:paraId="4132658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single" w:sz="4" w:space="0" w:color="auto"/>
              <w:right w:val="nil"/>
            </w:tcBorders>
            <w:shd w:val="clear" w:color="auto" w:fill="auto"/>
            <w:noWrap/>
            <w:vAlign w:val="center"/>
            <w:hideMark/>
          </w:tcPr>
          <w:p w14:paraId="456CEC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single" w:sz="4" w:space="0" w:color="auto"/>
              <w:right w:val="nil"/>
            </w:tcBorders>
            <w:shd w:val="clear" w:color="auto" w:fill="auto"/>
            <w:noWrap/>
            <w:vAlign w:val="center"/>
            <w:hideMark/>
          </w:tcPr>
          <w:p w14:paraId="7EBA57F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single" w:sz="4" w:space="0" w:color="auto"/>
              <w:right w:val="nil"/>
            </w:tcBorders>
            <w:shd w:val="clear" w:color="auto" w:fill="auto"/>
            <w:noWrap/>
            <w:vAlign w:val="center"/>
            <w:hideMark/>
          </w:tcPr>
          <w:p w14:paraId="4DCCD08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single" w:sz="4" w:space="0" w:color="auto"/>
              <w:right w:val="nil"/>
            </w:tcBorders>
            <w:shd w:val="clear" w:color="auto" w:fill="auto"/>
            <w:noWrap/>
            <w:vAlign w:val="center"/>
            <w:hideMark/>
          </w:tcPr>
          <w:p w14:paraId="4567CCC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single" w:sz="4" w:space="0" w:color="auto"/>
              <w:right w:val="nil"/>
            </w:tcBorders>
            <w:shd w:val="clear" w:color="auto" w:fill="auto"/>
            <w:noWrap/>
            <w:vAlign w:val="center"/>
            <w:hideMark/>
          </w:tcPr>
          <w:p w14:paraId="3A2838C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single" w:sz="4" w:space="0" w:color="auto"/>
              <w:right w:val="nil"/>
            </w:tcBorders>
            <w:shd w:val="clear" w:color="auto" w:fill="auto"/>
            <w:noWrap/>
            <w:vAlign w:val="center"/>
            <w:hideMark/>
          </w:tcPr>
          <w:p w14:paraId="3415EFA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single" w:sz="4" w:space="0" w:color="auto"/>
              <w:right w:val="nil"/>
            </w:tcBorders>
            <w:shd w:val="clear" w:color="auto" w:fill="auto"/>
            <w:noWrap/>
            <w:vAlign w:val="center"/>
            <w:hideMark/>
          </w:tcPr>
          <w:p w14:paraId="48977B3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single" w:sz="4" w:space="0" w:color="auto"/>
              <w:right w:val="nil"/>
            </w:tcBorders>
            <w:shd w:val="clear" w:color="auto" w:fill="auto"/>
            <w:noWrap/>
            <w:vAlign w:val="center"/>
            <w:hideMark/>
          </w:tcPr>
          <w:p w14:paraId="765F950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single" w:sz="4" w:space="0" w:color="auto"/>
              <w:right w:val="nil"/>
            </w:tcBorders>
            <w:shd w:val="clear" w:color="auto" w:fill="auto"/>
            <w:noWrap/>
            <w:vAlign w:val="center"/>
            <w:hideMark/>
          </w:tcPr>
          <w:p w14:paraId="4BE4D4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bl>
    <w:p w14:paraId="2FB4E47C" w14:textId="0C214476" w:rsidR="000D3C23" w:rsidRDefault="000D3C23" w:rsidP="000D3C23">
      <w:pPr>
        <w:spacing w:line="240" w:lineRule="auto"/>
        <w:rPr>
          <w:bCs/>
        </w:rPr>
      </w:pPr>
      <w:r w:rsidRPr="00A2638C">
        <w:rPr>
          <w:bCs/>
        </w:rPr>
        <w:t>Fonte: Resultados originais da pesquisa</w:t>
      </w:r>
    </w:p>
    <w:p w14:paraId="2F2EF4A9" w14:textId="77777777" w:rsidR="000D3C23" w:rsidRDefault="000D3C23" w:rsidP="00627E9C">
      <w:pPr>
        <w:spacing w:line="360" w:lineRule="auto"/>
        <w:rPr>
          <w:b/>
        </w:rPr>
      </w:pPr>
    </w:p>
    <w:p w14:paraId="51BBF02B" w14:textId="77777777" w:rsidR="008230EC" w:rsidRDefault="008230EC" w:rsidP="00627E9C">
      <w:pPr>
        <w:pStyle w:val="PargrafodaLista"/>
        <w:spacing w:line="360" w:lineRule="auto"/>
        <w:ind w:left="0" w:firstLine="709"/>
        <w:rPr>
          <w:bCs/>
        </w:rPr>
      </w:pPr>
      <w:r>
        <w:rPr>
          <w:bCs/>
        </w:rPr>
        <w:t xml:space="preserve">Ao avaliar os dados obtidos no estudo, com relação ao perfil epidemiológico dos trabalhadores, verifica-se que a maioria dos respondentes possui idade entre 30 </w:t>
      </w:r>
      <w:proofErr w:type="gramStart"/>
      <w:r>
        <w:rPr>
          <w:bCs/>
        </w:rPr>
        <w:t>a</w:t>
      </w:r>
      <w:proofErr w:type="gramEnd"/>
      <w:r>
        <w:rPr>
          <w:bCs/>
        </w:rPr>
        <w:t xml:space="preserve"> 44 anos, com mediana de 37 anos nesta faixa, sendo do sexo masculino, cor parda, heterossexuais, casados ou com união estável, possuindo graduação ou curso técnico, estando trabalhando entre 1 a 5 anos na empresa, em cargo de produção, no período integral matutino.</w:t>
      </w:r>
    </w:p>
    <w:p w14:paraId="31F982BB" w14:textId="07A9C36D" w:rsidR="008230EC" w:rsidRDefault="008230EC" w:rsidP="00627E9C">
      <w:pPr>
        <w:pStyle w:val="PargrafodaLista"/>
        <w:spacing w:line="360" w:lineRule="auto"/>
        <w:ind w:left="0" w:firstLine="709"/>
        <w:rPr>
          <w:bCs/>
        </w:rPr>
      </w:pPr>
      <w:r>
        <w:rPr>
          <w:bCs/>
        </w:rPr>
        <w:lastRenderedPageBreak/>
        <w:t xml:space="preserve">1% dos colaboradores não sabiam avaliar de que sexo eram e 2% se recusaram a informar este dado. Chama a atenção na presença de 1% referindo terem outra orientação sexual diferente do heterossexual, gay, lésbica ou bissexual. Outro dado importante avaliado é o baixo número de colaboradores da cor preta (10%), amarela (1%) ou indígena (1%). Poucos colaboradores possuem mestrado ou PhD, o que vai ao encontro de se ter a maior parte dos trabalhadores da empresa sendo da área da produção (58%), </w:t>
      </w:r>
      <w:r w:rsidR="001E72F1">
        <w:rPr>
          <w:bCs/>
        </w:rPr>
        <w:t>que</w:t>
      </w:r>
      <w:r w:rsidR="008702B6">
        <w:rPr>
          <w:bCs/>
        </w:rPr>
        <w:t xml:space="preserve"> </w:t>
      </w:r>
      <w:r>
        <w:rPr>
          <w:bCs/>
        </w:rPr>
        <w:t xml:space="preserve">não exige graduação para a realização de suas atividades. A atividade realizada na maioria dos postos de trabalho é primordialmente com alta demanda física. </w:t>
      </w:r>
    </w:p>
    <w:p w14:paraId="4C1902FE" w14:textId="77777777" w:rsidR="008230EC" w:rsidRDefault="008230EC" w:rsidP="00627E9C">
      <w:pPr>
        <w:pStyle w:val="PargrafodaLista"/>
        <w:spacing w:line="360" w:lineRule="auto"/>
        <w:ind w:left="0" w:firstLine="709"/>
        <w:rPr>
          <w:bCs/>
        </w:rPr>
      </w:pPr>
      <w:r>
        <w:rPr>
          <w:bCs/>
        </w:rPr>
        <w:t xml:space="preserve">Quanto aos achados, nota-se que a </w:t>
      </w:r>
      <w:r w:rsidRPr="00C938D9">
        <w:rPr>
          <w:bCs/>
          <w:i/>
          <w:iCs/>
        </w:rPr>
        <w:t>Satisfação no Trabalho</w:t>
      </w:r>
      <w:r>
        <w:rPr>
          <w:bCs/>
        </w:rPr>
        <w:t xml:space="preserve"> possui correlação com os 5 principais pontos estudados e descritos abaixo: </w:t>
      </w:r>
    </w:p>
    <w:p w14:paraId="7694B9EA" w14:textId="77777777" w:rsidR="008230EC" w:rsidRDefault="008230EC" w:rsidP="00EE0525">
      <w:pPr>
        <w:pStyle w:val="PargrafodaLista"/>
        <w:numPr>
          <w:ilvl w:val="0"/>
          <w:numId w:val="13"/>
        </w:numPr>
        <w:spacing w:line="360" w:lineRule="auto"/>
        <w:ind w:left="1210"/>
        <w:rPr>
          <w:bCs/>
        </w:rPr>
      </w:pPr>
      <w:r>
        <w:rPr>
          <w:bCs/>
        </w:rPr>
        <w:t>O quanto você se sente absorvido pelo trabalho (41%);</w:t>
      </w:r>
    </w:p>
    <w:p w14:paraId="42AD3893" w14:textId="287CA127" w:rsidR="008230EC" w:rsidRDefault="006D5454" w:rsidP="00EE0525">
      <w:pPr>
        <w:pStyle w:val="PargrafodaLista"/>
        <w:numPr>
          <w:ilvl w:val="0"/>
          <w:numId w:val="13"/>
        </w:numPr>
        <w:spacing w:line="360" w:lineRule="auto"/>
        <w:ind w:left="1210"/>
        <w:rPr>
          <w:bCs/>
        </w:rPr>
      </w:pPr>
      <w:r>
        <w:rPr>
          <w:bCs/>
        </w:rPr>
        <w:t>O</w:t>
      </w:r>
      <w:r w:rsidR="008230EC">
        <w:rPr>
          <w:bCs/>
        </w:rPr>
        <w:t xml:space="preserve"> vigor necessário empregado para realizar a atividade (37%);</w:t>
      </w:r>
    </w:p>
    <w:p w14:paraId="0A602EE8" w14:textId="202C91BB" w:rsidR="008230EC" w:rsidRDefault="006D5454" w:rsidP="00EE0525">
      <w:pPr>
        <w:pStyle w:val="PargrafodaLista"/>
        <w:numPr>
          <w:ilvl w:val="0"/>
          <w:numId w:val="13"/>
        </w:numPr>
        <w:spacing w:line="360" w:lineRule="auto"/>
        <w:ind w:left="1210"/>
        <w:rPr>
          <w:bCs/>
        </w:rPr>
      </w:pPr>
      <w:r>
        <w:rPr>
          <w:bCs/>
        </w:rPr>
        <w:t>A</w:t>
      </w:r>
      <w:r w:rsidR="008230EC">
        <w:rPr>
          <w:bCs/>
        </w:rPr>
        <w:t xml:space="preserve"> empresa possuir uma Cultura de saúde (34%);</w:t>
      </w:r>
    </w:p>
    <w:p w14:paraId="26F4230B" w14:textId="4FDE9B3F" w:rsidR="008230EC" w:rsidRDefault="008230EC" w:rsidP="00EE0525">
      <w:pPr>
        <w:pStyle w:val="PargrafodaLista"/>
        <w:numPr>
          <w:ilvl w:val="0"/>
          <w:numId w:val="13"/>
        </w:numPr>
        <w:spacing w:line="360" w:lineRule="auto"/>
        <w:ind w:left="1210"/>
        <w:rPr>
          <w:bCs/>
        </w:rPr>
      </w:pPr>
      <w:r>
        <w:rPr>
          <w:bCs/>
        </w:rPr>
        <w:t xml:space="preserve">O trabalhador ter a sua disposição </w:t>
      </w:r>
      <w:r w:rsidR="006D5454">
        <w:rPr>
          <w:bCs/>
        </w:rPr>
        <w:t>P</w:t>
      </w:r>
      <w:r>
        <w:rPr>
          <w:bCs/>
        </w:rPr>
        <w:t>rogramas de saúde no trabalho (32%);</w:t>
      </w:r>
    </w:p>
    <w:p w14:paraId="7EF12FA3" w14:textId="77777777" w:rsidR="008230EC" w:rsidRDefault="008230EC" w:rsidP="00EE0525">
      <w:pPr>
        <w:pStyle w:val="PargrafodaLista"/>
        <w:numPr>
          <w:ilvl w:val="0"/>
          <w:numId w:val="13"/>
        </w:numPr>
        <w:spacing w:line="360" w:lineRule="auto"/>
        <w:ind w:left="1210"/>
        <w:rPr>
          <w:bCs/>
        </w:rPr>
      </w:pPr>
      <w:r>
        <w:rPr>
          <w:bCs/>
        </w:rPr>
        <w:t xml:space="preserve">O impacto da falta de tempo e do excesso de trabalho (28%), como também a confiança na liderança da empresa (28%).  </w:t>
      </w:r>
    </w:p>
    <w:p w14:paraId="303D6BAA" w14:textId="46BC1743" w:rsidR="006D5454" w:rsidRDefault="008230EC" w:rsidP="00627E9C">
      <w:pPr>
        <w:spacing w:line="360" w:lineRule="auto"/>
        <w:ind w:firstLine="708"/>
        <w:rPr>
          <w:bCs/>
        </w:rPr>
      </w:pPr>
      <w:r w:rsidRPr="00747EA0">
        <w:rPr>
          <w:bCs/>
        </w:rPr>
        <w:t xml:space="preserve">Outros </w:t>
      </w:r>
      <w:r>
        <w:rPr>
          <w:bCs/>
        </w:rPr>
        <w:t xml:space="preserve">pontos de destaque de correlação referentes à satisfação no trabalho, mas em menor grau, se dá em relação a satisfação do trabalhador com os benefícios ofertados pela empresa, com a relação com os colegas de trabalho e com seus supervisores, além do reconhecimento do suporte oferecido pela organização, o reconhecimento e respeito da empresa e das pessoas para com o trabalhador, como também esta relação se torna dependente das condições ambientais de trabalho, da agradabilidade que o ambiente e condições de trabalho podem trazer as pessoas. Outra correlação se dá com o presenteísmo e absenteísmo pela má qualidade de saúde física e de saúde mental, em especial a depressão. </w:t>
      </w:r>
    </w:p>
    <w:p w14:paraId="05BD8DD5" w14:textId="50D68EBA" w:rsidR="008230EC" w:rsidRPr="009F159C" w:rsidRDefault="006D5454" w:rsidP="00627E9C">
      <w:pPr>
        <w:spacing w:line="360" w:lineRule="auto"/>
        <w:ind w:firstLine="708"/>
        <w:rPr>
          <w:bCs/>
        </w:rPr>
      </w:pPr>
      <w:r>
        <w:rPr>
          <w:bCs/>
        </w:rPr>
        <w:t>Estes resultados vão ao encontro do que vem sendo descrito nos</w:t>
      </w:r>
      <w:r w:rsidR="009F159C">
        <w:rPr>
          <w:bCs/>
        </w:rPr>
        <w:t xml:space="preserve"> </w:t>
      </w:r>
      <w:r w:rsidR="009F159C" w:rsidRPr="00693518">
        <w:rPr>
          <w:bCs/>
        </w:rPr>
        <w:t>estudos</w:t>
      </w:r>
      <w:r w:rsidR="00674C6B">
        <w:rPr>
          <w:bCs/>
        </w:rPr>
        <w:t xml:space="preserve"> de O</w:t>
      </w:r>
      <w:r w:rsidR="00674C6B" w:rsidRPr="00674C6B">
        <w:rPr>
          <w:bCs/>
        </w:rPr>
        <w:t>’D</w:t>
      </w:r>
      <w:r w:rsidR="00674C6B">
        <w:rPr>
          <w:bCs/>
        </w:rPr>
        <w:t xml:space="preserve">onnell e </w:t>
      </w:r>
      <w:proofErr w:type="spellStart"/>
      <w:r w:rsidR="00674C6B">
        <w:rPr>
          <w:bCs/>
        </w:rPr>
        <w:t>Ogata</w:t>
      </w:r>
      <w:proofErr w:type="spellEnd"/>
      <w:r w:rsidR="00674C6B">
        <w:rPr>
          <w:bCs/>
        </w:rPr>
        <w:t xml:space="preserve"> (2014)</w:t>
      </w:r>
      <w:r w:rsidR="009F159C">
        <w:rPr>
          <w:bCs/>
        </w:rPr>
        <w:t xml:space="preserve"> sobre promoção de saúde nas empresas</w:t>
      </w:r>
      <w:r w:rsidR="00693518">
        <w:rPr>
          <w:bCs/>
        </w:rPr>
        <w:t>,</w:t>
      </w:r>
      <w:r w:rsidR="009F159C">
        <w:rPr>
          <w:bCs/>
        </w:rPr>
        <w:t xml:space="preserve"> do Instituto de Estudos de Saúde Suplementar</w:t>
      </w:r>
      <w:r w:rsidR="00F93C89">
        <w:rPr>
          <w:bCs/>
        </w:rPr>
        <w:t xml:space="preserve"> [IESS]</w:t>
      </w:r>
      <w:r w:rsidR="009F159C">
        <w:rPr>
          <w:bCs/>
        </w:rPr>
        <w:t xml:space="preserve">, </w:t>
      </w:r>
      <w:r>
        <w:rPr>
          <w:bCs/>
        </w:rPr>
        <w:t xml:space="preserve">onde </w:t>
      </w:r>
      <w:proofErr w:type="spellStart"/>
      <w:r w:rsidR="009F159C">
        <w:rPr>
          <w:bCs/>
        </w:rPr>
        <w:t>h</w:t>
      </w:r>
      <w:r w:rsidR="009F159C" w:rsidRPr="009F159C">
        <w:rPr>
          <w:bCs/>
        </w:rPr>
        <w:t>a</w:t>
      </w:r>
      <w:proofErr w:type="spellEnd"/>
      <w:r w:rsidR="009F159C" w:rsidRPr="009F159C">
        <w:rPr>
          <w:bCs/>
        </w:rPr>
        <w:t>́ evidências de que a implantação de programas de promoção de saúde no ambiente de trabalho pode resultar em resultados efe</w:t>
      </w:r>
      <w:r w:rsidR="009F159C">
        <w:rPr>
          <w:bCs/>
        </w:rPr>
        <w:t>t</w:t>
      </w:r>
      <w:r w:rsidR="009F159C" w:rsidRPr="009F159C">
        <w:rPr>
          <w:bCs/>
        </w:rPr>
        <w:t>ivos para a organização</w:t>
      </w:r>
      <w:r w:rsidR="009F159C">
        <w:rPr>
          <w:bCs/>
        </w:rPr>
        <w:t xml:space="preserve">. </w:t>
      </w:r>
      <w:r>
        <w:rPr>
          <w:bCs/>
        </w:rPr>
        <w:t xml:space="preserve">Além disso, a </w:t>
      </w:r>
      <w:r w:rsidRPr="006D5454">
        <w:rPr>
          <w:bCs/>
        </w:rPr>
        <w:t>influência que a satisfação no trabalho pode exercer sobre o trabalhador</w:t>
      </w:r>
      <w:r>
        <w:rPr>
          <w:bCs/>
        </w:rPr>
        <w:t xml:space="preserve"> pode </w:t>
      </w:r>
      <w:r w:rsidRPr="006D5454">
        <w:rPr>
          <w:bCs/>
        </w:rPr>
        <w:t>afetar sua saúde física e mental, interferir no seu comportamento profissional e/ou social, com repercussões para a vida pessoal e familiar do indivíduo e para as organizações</w:t>
      </w:r>
      <w:r w:rsidR="00674C6B">
        <w:rPr>
          <w:bCs/>
        </w:rPr>
        <w:t xml:space="preserve"> (Martinez, 2002).</w:t>
      </w:r>
    </w:p>
    <w:p w14:paraId="6B61C275" w14:textId="6295869A" w:rsidR="00351904" w:rsidRDefault="00693518" w:rsidP="00627E9C">
      <w:pPr>
        <w:pStyle w:val="PargrafodaLista"/>
        <w:spacing w:line="360" w:lineRule="auto"/>
        <w:ind w:left="0" w:firstLine="708"/>
        <w:rPr>
          <w:bCs/>
        </w:rPr>
      </w:pPr>
      <w:r>
        <w:rPr>
          <w:bCs/>
        </w:rPr>
        <w:t xml:space="preserve">Quanto ao nível de </w:t>
      </w:r>
      <w:r w:rsidR="00C938D9" w:rsidRPr="00C938D9">
        <w:rPr>
          <w:bCs/>
          <w:i/>
          <w:iCs/>
        </w:rPr>
        <w:t>S</w:t>
      </w:r>
      <w:r w:rsidRPr="00C938D9">
        <w:rPr>
          <w:bCs/>
          <w:i/>
          <w:iCs/>
        </w:rPr>
        <w:t>atisfação com a vida</w:t>
      </w:r>
      <w:r>
        <w:rPr>
          <w:bCs/>
        </w:rPr>
        <w:t xml:space="preserve">, ela também possui correlação com a satisfação com o trabalho, e está diretamente relacionada ao capítulo de perguntas sobre “casa, comunidade e sociedade”. </w:t>
      </w:r>
    </w:p>
    <w:p w14:paraId="3DFD2CAC" w14:textId="6B3F5C35" w:rsidR="00693518" w:rsidRDefault="00693518" w:rsidP="00627E9C">
      <w:pPr>
        <w:pStyle w:val="PargrafodaLista"/>
        <w:spacing w:line="360" w:lineRule="auto"/>
        <w:ind w:left="0" w:firstLine="708"/>
        <w:rPr>
          <w:bCs/>
        </w:rPr>
      </w:pPr>
      <w:r>
        <w:rPr>
          <w:bCs/>
        </w:rPr>
        <w:lastRenderedPageBreak/>
        <w:t>Outras correlações puderam ser feitas neste estudo:</w:t>
      </w:r>
    </w:p>
    <w:p w14:paraId="78C14E05" w14:textId="424BFE5A" w:rsidR="00693518" w:rsidRDefault="00693518" w:rsidP="00EE0525">
      <w:pPr>
        <w:pStyle w:val="PargrafodaLista"/>
        <w:numPr>
          <w:ilvl w:val="0"/>
          <w:numId w:val="14"/>
        </w:numPr>
        <w:spacing w:line="360" w:lineRule="auto"/>
        <w:ind w:left="1210"/>
        <w:rPr>
          <w:bCs/>
        </w:rPr>
      </w:pPr>
      <w:r>
        <w:rPr>
          <w:bCs/>
        </w:rPr>
        <w:t>Efeito positivo relacionado ao trabalho:</w:t>
      </w:r>
      <w:r w:rsidR="006B5203">
        <w:rPr>
          <w:bCs/>
        </w:rPr>
        <w:t xml:space="preserve"> com a satisfação do trabalhador com seu trabalho, a presença de uma cultura de saúde e de programas de saúde na empresa e a confiança na liderança;</w:t>
      </w:r>
    </w:p>
    <w:p w14:paraId="1332FA0E" w14:textId="3A6597B3" w:rsidR="00693518" w:rsidRDefault="00693518" w:rsidP="00EE0525">
      <w:pPr>
        <w:pStyle w:val="PargrafodaLista"/>
        <w:numPr>
          <w:ilvl w:val="0"/>
          <w:numId w:val="14"/>
        </w:numPr>
        <w:spacing w:line="360" w:lineRule="auto"/>
        <w:ind w:left="1210"/>
        <w:rPr>
          <w:bCs/>
        </w:rPr>
      </w:pPr>
      <w:r>
        <w:rPr>
          <w:bCs/>
        </w:rPr>
        <w:t xml:space="preserve">Segurança </w:t>
      </w:r>
      <w:r w:rsidR="006B5203">
        <w:rPr>
          <w:bCs/>
        </w:rPr>
        <w:t>no</w:t>
      </w:r>
      <w:r>
        <w:rPr>
          <w:bCs/>
        </w:rPr>
        <w:t xml:space="preserve"> trabalho</w:t>
      </w:r>
      <w:r w:rsidR="006B5203">
        <w:rPr>
          <w:bCs/>
        </w:rPr>
        <w:t>: com a satisfação do trabalhador com o seu trabalho. Não observado correlação com os outros fatores;</w:t>
      </w:r>
    </w:p>
    <w:p w14:paraId="50752032" w14:textId="1EA194EF" w:rsidR="006B5203" w:rsidRPr="006B5203" w:rsidRDefault="00693518" w:rsidP="00EE0525">
      <w:pPr>
        <w:pStyle w:val="PargrafodaLista"/>
        <w:numPr>
          <w:ilvl w:val="0"/>
          <w:numId w:val="14"/>
        </w:numPr>
        <w:spacing w:line="360" w:lineRule="auto"/>
        <w:ind w:left="1210"/>
        <w:rPr>
          <w:bCs/>
        </w:rPr>
      </w:pPr>
      <w:r>
        <w:rPr>
          <w:bCs/>
        </w:rPr>
        <w:t>Saúde em geral</w:t>
      </w:r>
      <w:r w:rsidR="006B5203">
        <w:rPr>
          <w:bCs/>
        </w:rPr>
        <w:t>: também com a satisfação com o trabalho;</w:t>
      </w:r>
    </w:p>
    <w:p w14:paraId="213E5CE6" w14:textId="228A5AB2" w:rsidR="00693518" w:rsidRDefault="00693518" w:rsidP="00EE0525">
      <w:pPr>
        <w:pStyle w:val="PargrafodaLista"/>
        <w:numPr>
          <w:ilvl w:val="0"/>
          <w:numId w:val="14"/>
        </w:numPr>
        <w:spacing w:line="360" w:lineRule="auto"/>
        <w:ind w:left="1210"/>
        <w:rPr>
          <w:bCs/>
        </w:rPr>
      </w:pPr>
      <w:r>
        <w:rPr>
          <w:bCs/>
        </w:rPr>
        <w:t>Estresse em geral</w:t>
      </w:r>
      <w:r w:rsidR="006B5203">
        <w:rPr>
          <w:bCs/>
        </w:rPr>
        <w:t>: apesar de baixa, há correlação com a lesão relacionada a acidente de trabalho;</w:t>
      </w:r>
    </w:p>
    <w:p w14:paraId="6D614E09" w14:textId="2F488424" w:rsidR="00693518" w:rsidRDefault="00693518" w:rsidP="00EE0525">
      <w:pPr>
        <w:pStyle w:val="PargrafodaLista"/>
        <w:numPr>
          <w:ilvl w:val="0"/>
          <w:numId w:val="14"/>
        </w:numPr>
        <w:spacing w:line="360" w:lineRule="auto"/>
        <w:ind w:left="1210"/>
        <w:rPr>
          <w:bCs/>
        </w:rPr>
      </w:pPr>
      <w:r>
        <w:rPr>
          <w:bCs/>
        </w:rPr>
        <w:t>Segurança Ocupacional</w:t>
      </w:r>
      <w:r w:rsidR="006B5203">
        <w:rPr>
          <w:bCs/>
        </w:rPr>
        <w:t>: com os itens relacionados a segurança do trabalho em si, e com a cultura de saúde presente na empresa. Não observado correlação com acidentes, possivelmente por esta empresa possuir sistema de gestão em SSMA robusto e bem implantado, com baixo índice de acidentes de trabalho;</w:t>
      </w:r>
    </w:p>
    <w:p w14:paraId="5AE74A00" w14:textId="130D6C4A" w:rsidR="00693518" w:rsidRPr="008A5A9A" w:rsidRDefault="00693518" w:rsidP="00EE0525">
      <w:pPr>
        <w:pStyle w:val="PargrafodaLista"/>
        <w:numPr>
          <w:ilvl w:val="0"/>
          <w:numId w:val="14"/>
        </w:numPr>
        <w:spacing w:line="360" w:lineRule="auto"/>
        <w:ind w:left="1210"/>
        <w:rPr>
          <w:bCs/>
        </w:rPr>
      </w:pPr>
      <w:r>
        <w:rPr>
          <w:bCs/>
        </w:rPr>
        <w:t>Absenteísmo e presenteísmo por má saúde física</w:t>
      </w:r>
      <w:r w:rsidR="006B5203">
        <w:rPr>
          <w:bCs/>
        </w:rPr>
        <w:t>: houve grande correlação com variados itens, em especial com a satisfação do trabalhador com seu trabalho (26%), vigor empregado para realizar o trabalho (18%), a cultura de saúde empregada pela empresa (18%), a disponibilidade de programas de saúde pela empresa (17%), a absorção no trabalho (17%), o excesso de trabalho e a falta de tempo para realizar o trabalho (14%) e a confiança na liderança (14%);</w:t>
      </w:r>
    </w:p>
    <w:p w14:paraId="414B7F9A" w14:textId="18C1EEEE" w:rsidR="00693518" w:rsidRDefault="00693518" w:rsidP="00EE0525">
      <w:pPr>
        <w:pStyle w:val="PargrafodaLista"/>
        <w:numPr>
          <w:ilvl w:val="0"/>
          <w:numId w:val="14"/>
        </w:numPr>
        <w:spacing w:line="360" w:lineRule="auto"/>
        <w:ind w:left="1210"/>
        <w:rPr>
          <w:bCs/>
        </w:rPr>
      </w:pPr>
      <w:r>
        <w:rPr>
          <w:bCs/>
        </w:rPr>
        <w:t>Adoecimento Mental, por Ansiedade</w:t>
      </w:r>
      <w:r w:rsidR="008A5A9A">
        <w:rPr>
          <w:bCs/>
        </w:rPr>
        <w:t>: não houve grandes correlações quanto a este item;</w:t>
      </w:r>
    </w:p>
    <w:p w14:paraId="16B15EB7" w14:textId="329A1F89" w:rsidR="005D16AC" w:rsidRPr="00585408" w:rsidRDefault="00693518" w:rsidP="00EE0525">
      <w:pPr>
        <w:pStyle w:val="PargrafodaLista"/>
        <w:numPr>
          <w:ilvl w:val="0"/>
          <w:numId w:val="14"/>
        </w:numPr>
        <w:spacing w:line="360" w:lineRule="auto"/>
        <w:ind w:left="1210"/>
      </w:pPr>
      <w:r>
        <w:rPr>
          <w:bCs/>
        </w:rPr>
        <w:t>Adoecimento Mental, por Depressão</w:t>
      </w:r>
      <w:r w:rsidR="008A5A9A">
        <w:rPr>
          <w:bCs/>
        </w:rPr>
        <w:t xml:space="preserve">: correlacionado à satisfação do trabalhador com seu trabalho (20%), com a absorção no trabalho (16%), com o vigor empregado no trabalho (14%), com a falta de tempo e o excesso de trabalho (12%), com a cultura de saúde da empresa (13%) e os programas de saúde implantados (12%). Outras correlações puderam ser feitas, em menor grau, mas de importância extrema, como a confiança na sua liderança, as condições de trabalho e do ambiente de trabalho, o respeito e reconhecimento tanto da empresa para com os colaboradores quanto dos funcionários entre si.  </w:t>
      </w:r>
    </w:p>
    <w:p w14:paraId="18FDE91C" w14:textId="055A7ED1" w:rsidR="00693518" w:rsidRPr="00482013" w:rsidRDefault="00482013" w:rsidP="00EE0525">
      <w:pPr>
        <w:pStyle w:val="NormalWeb"/>
        <w:spacing w:before="0" w:beforeAutospacing="0" w:after="0" w:afterAutospacing="0" w:line="360" w:lineRule="auto"/>
        <w:ind w:firstLine="708"/>
        <w:jc w:val="both"/>
        <w:rPr>
          <w:rFonts w:ascii="Arial" w:hAnsi="Arial" w:cs="Arial"/>
          <w:sz w:val="22"/>
          <w:szCs w:val="22"/>
        </w:rPr>
      </w:pPr>
      <w:r w:rsidRPr="00482013">
        <w:rPr>
          <w:rFonts w:ascii="Arial" w:hAnsi="Arial" w:cs="Arial"/>
          <w:sz w:val="22"/>
          <w:szCs w:val="22"/>
        </w:rPr>
        <w:t xml:space="preserve">No que diz respeito </w:t>
      </w:r>
      <w:proofErr w:type="spellStart"/>
      <w:r w:rsidRPr="00482013">
        <w:rPr>
          <w:rFonts w:ascii="Arial" w:hAnsi="Arial" w:cs="Arial"/>
          <w:sz w:val="22"/>
          <w:szCs w:val="22"/>
        </w:rPr>
        <w:t>às</w:t>
      </w:r>
      <w:proofErr w:type="spellEnd"/>
      <w:r w:rsidRPr="00482013">
        <w:rPr>
          <w:rFonts w:ascii="Arial" w:hAnsi="Arial" w:cs="Arial"/>
          <w:sz w:val="22"/>
          <w:szCs w:val="22"/>
        </w:rPr>
        <w:t xml:space="preserve"> </w:t>
      </w:r>
      <w:proofErr w:type="spellStart"/>
      <w:r w:rsidRPr="00482013">
        <w:rPr>
          <w:rFonts w:ascii="Arial" w:hAnsi="Arial" w:cs="Arial"/>
          <w:sz w:val="22"/>
          <w:szCs w:val="22"/>
        </w:rPr>
        <w:t>características</w:t>
      </w:r>
      <w:proofErr w:type="spellEnd"/>
      <w:r w:rsidRPr="00482013">
        <w:rPr>
          <w:rFonts w:ascii="Arial" w:hAnsi="Arial" w:cs="Arial"/>
          <w:sz w:val="22"/>
          <w:szCs w:val="22"/>
        </w:rPr>
        <w:t xml:space="preserve"> </w:t>
      </w:r>
      <w:proofErr w:type="spellStart"/>
      <w:r w:rsidRPr="00482013">
        <w:rPr>
          <w:rFonts w:ascii="Arial" w:hAnsi="Arial" w:cs="Arial"/>
          <w:sz w:val="22"/>
          <w:szCs w:val="22"/>
        </w:rPr>
        <w:t>sócio-demográficas</w:t>
      </w:r>
      <w:proofErr w:type="spellEnd"/>
      <w:r w:rsidRPr="00482013">
        <w:rPr>
          <w:rFonts w:ascii="Arial" w:hAnsi="Arial" w:cs="Arial"/>
          <w:sz w:val="22"/>
          <w:szCs w:val="22"/>
        </w:rPr>
        <w:t xml:space="preserve">, a </w:t>
      </w:r>
      <w:r w:rsidR="00A140F0" w:rsidRPr="00482013">
        <w:rPr>
          <w:rFonts w:ascii="Arial" w:hAnsi="Arial" w:cs="Arial"/>
          <w:sz w:val="22"/>
          <w:szCs w:val="22"/>
        </w:rPr>
        <w:t>satisfação</w:t>
      </w:r>
      <w:r w:rsidRPr="00482013">
        <w:rPr>
          <w:rFonts w:ascii="Arial" w:hAnsi="Arial" w:cs="Arial"/>
          <w:sz w:val="22"/>
          <w:szCs w:val="22"/>
        </w:rPr>
        <w:t xml:space="preserve"> no trabalho </w:t>
      </w:r>
      <w:proofErr w:type="spellStart"/>
      <w:r w:rsidRPr="00482013">
        <w:rPr>
          <w:rFonts w:ascii="Arial" w:hAnsi="Arial" w:cs="Arial"/>
          <w:sz w:val="22"/>
          <w:szCs w:val="22"/>
        </w:rPr>
        <w:t>não</w:t>
      </w:r>
      <w:proofErr w:type="spellEnd"/>
      <w:r w:rsidRPr="00482013">
        <w:rPr>
          <w:rFonts w:ascii="Arial" w:hAnsi="Arial" w:cs="Arial"/>
          <w:sz w:val="22"/>
          <w:szCs w:val="22"/>
        </w:rPr>
        <w:t xml:space="preserve"> </w:t>
      </w:r>
      <w:r>
        <w:rPr>
          <w:rFonts w:ascii="Arial" w:hAnsi="Arial" w:cs="Arial"/>
          <w:sz w:val="22"/>
          <w:szCs w:val="22"/>
        </w:rPr>
        <w:t>foi avaliada quanto a</w:t>
      </w:r>
      <w:r w:rsidRPr="00482013">
        <w:rPr>
          <w:rFonts w:ascii="Arial" w:hAnsi="Arial" w:cs="Arial"/>
          <w:sz w:val="22"/>
          <w:szCs w:val="22"/>
        </w:rPr>
        <w:t xml:space="preserve"> associa</w:t>
      </w:r>
      <w:r>
        <w:rPr>
          <w:rFonts w:ascii="Arial" w:hAnsi="Arial" w:cs="Arial"/>
          <w:sz w:val="22"/>
          <w:szCs w:val="22"/>
        </w:rPr>
        <w:t>ção</w:t>
      </w:r>
      <w:r w:rsidRPr="00482013">
        <w:rPr>
          <w:rFonts w:ascii="Arial" w:hAnsi="Arial" w:cs="Arial"/>
          <w:sz w:val="22"/>
          <w:szCs w:val="22"/>
        </w:rPr>
        <w:t xml:space="preserve"> a </w:t>
      </w:r>
      <w:r>
        <w:rPr>
          <w:rFonts w:ascii="Arial" w:hAnsi="Arial" w:cs="Arial"/>
          <w:sz w:val="22"/>
          <w:szCs w:val="22"/>
        </w:rPr>
        <w:t>elas, contudo, há possibilidade de associação mediante a aplicação de BI para facilitar a análise de dados</w:t>
      </w:r>
      <w:r w:rsidRPr="00482013">
        <w:rPr>
          <w:rFonts w:ascii="Arial" w:hAnsi="Arial" w:cs="Arial"/>
          <w:sz w:val="22"/>
          <w:szCs w:val="22"/>
        </w:rPr>
        <w:t xml:space="preserve">. </w:t>
      </w:r>
      <w:r>
        <w:rPr>
          <w:rFonts w:ascii="Arial" w:hAnsi="Arial" w:cs="Arial"/>
          <w:sz w:val="22"/>
          <w:szCs w:val="22"/>
        </w:rPr>
        <w:t xml:space="preserve">De acordo com </w:t>
      </w:r>
      <w:r w:rsidR="00ED06F8">
        <w:rPr>
          <w:rFonts w:ascii="Arial" w:hAnsi="Arial" w:cs="Arial"/>
          <w:sz w:val="22"/>
          <w:szCs w:val="22"/>
        </w:rPr>
        <w:t>M</w:t>
      </w:r>
      <w:r w:rsidR="00674C6B">
        <w:rPr>
          <w:rFonts w:ascii="Arial" w:hAnsi="Arial" w:cs="Arial"/>
          <w:sz w:val="22"/>
          <w:szCs w:val="22"/>
        </w:rPr>
        <w:t xml:space="preserve">artinez </w:t>
      </w:r>
      <w:r w:rsidR="00ED06F8">
        <w:rPr>
          <w:rFonts w:ascii="Arial" w:hAnsi="Arial" w:cs="Arial"/>
          <w:sz w:val="22"/>
          <w:szCs w:val="22"/>
        </w:rPr>
        <w:t>(20</w:t>
      </w:r>
      <w:r w:rsidR="00674C6B">
        <w:rPr>
          <w:rFonts w:ascii="Arial" w:hAnsi="Arial" w:cs="Arial"/>
          <w:sz w:val="22"/>
          <w:szCs w:val="22"/>
        </w:rPr>
        <w:t>0</w:t>
      </w:r>
      <w:r w:rsidR="00ED06F8">
        <w:rPr>
          <w:rFonts w:ascii="Arial" w:hAnsi="Arial" w:cs="Arial"/>
          <w:sz w:val="22"/>
          <w:szCs w:val="22"/>
        </w:rPr>
        <w:t xml:space="preserve">2), </w:t>
      </w:r>
      <w:r>
        <w:rPr>
          <w:rFonts w:ascii="Arial" w:hAnsi="Arial" w:cs="Arial"/>
          <w:sz w:val="22"/>
          <w:szCs w:val="22"/>
        </w:rPr>
        <w:t>e</w:t>
      </w:r>
      <w:r w:rsidRPr="00482013">
        <w:rPr>
          <w:rFonts w:ascii="Arial" w:hAnsi="Arial" w:cs="Arial"/>
          <w:sz w:val="22"/>
          <w:szCs w:val="22"/>
        </w:rPr>
        <w:t xml:space="preserve">xistem </w:t>
      </w:r>
      <w:r>
        <w:rPr>
          <w:rFonts w:ascii="Arial" w:hAnsi="Arial" w:cs="Arial"/>
          <w:sz w:val="22"/>
          <w:szCs w:val="22"/>
        </w:rPr>
        <w:t xml:space="preserve">estudos que </w:t>
      </w:r>
      <w:r w:rsidRPr="00482013">
        <w:rPr>
          <w:rFonts w:ascii="Arial" w:hAnsi="Arial" w:cs="Arial"/>
          <w:sz w:val="22"/>
          <w:szCs w:val="22"/>
        </w:rPr>
        <w:t>suger</w:t>
      </w:r>
      <w:r>
        <w:rPr>
          <w:rFonts w:ascii="Arial" w:hAnsi="Arial" w:cs="Arial"/>
          <w:sz w:val="22"/>
          <w:szCs w:val="22"/>
        </w:rPr>
        <w:t>em</w:t>
      </w:r>
      <w:r w:rsidRPr="00482013">
        <w:rPr>
          <w:rFonts w:ascii="Arial" w:hAnsi="Arial" w:cs="Arial"/>
          <w:sz w:val="22"/>
          <w:szCs w:val="22"/>
        </w:rPr>
        <w:t xml:space="preserve"> um aumento da satisfação no trabalho acompanhando o aumento da idade.</w:t>
      </w:r>
      <w:r>
        <w:rPr>
          <w:rFonts w:ascii="Arial" w:hAnsi="Arial" w:cs="Arial"/>
          <w:sz w:val="22"/>
          <w:szCs w:val="22"/>
        </w:rPr>
        <w:t xml:space="preserve"> </w:t>
      </w:r>
      <w:r w:rsidR="00674C6B">
        <w:rPr>
          <w:rFonts w:ascii="Arial" w:hAnsi="Arial" w:cs="Arial"/>
          <w:sz w:val="22"/>
          <w:szCs w:val="22"/>
        </w:rPr>
        <w:t xml:space="preserve">Seu estudo </w:t>
      </w:r>
      <w:r w:rsidR="00ED06F8">
        <w:rPr>
          <w:rFonts w:ascii="Arial" w:hAnsi="Arial" w:cs="Arial"/>
          <w:sz w:val="22"/>
          <w:szCs w:val="22"/>
        </w:rPr>
        <w:t xml:space="preserve">refere também que </w:t>
      </w:r>
      <w:r w:rsidR="00ED06F8" w:rsidRPr="00ED06F8">
        <w:rPr>
          <w:rFonts w:ascii="Arial" w:hAnsi="Arial" w:cs="Arial"/>
          <w:sz w:val="22"/>
          <w:szCs w:val="22"/>
        </w:rPr>
        <w:t>o nível salarial aparece como a principal causa de insatisfação entre os empregados</w:t>
      </w:r>
      <w:r w:rsidR="00ED06F8">
        <w:rPr>
          <w:rFonts w:ascii="Arial" w:hAnsi="Arial" w:cs="Arial"/>
          <w:sz w:val="22"/>
          <w:szCs w:val="22"/>
        </w:rPr>
        <w:t xml:space="preserve"> em variados estudos publicados</w:t>
      </w:r>
      <w:r w:rsidR="00674C6B">
        <w:rPr>
          <w:rFonts w:ascii="Arial" w:hAnsi="Arial" w:cs="Arial"/>
          <w:sz w:val="22"/>
          <w:szCs w:val="22"/>
        </w:rPr>
        <w:t xml:space="preserve"> na literatura </w:t>
      </w:r>
      <w:r w:rsidR="00674C6B">
        <w:rPr>
          <w:rFonts w:ascii="Arial" w:hAnsi="Arial" w:cs="Arial"/>
          <w:sz w:val="22"/>
          <w:szCs w:val="22"/>
        </w:rPr>
        <w:lastRenderedPageBreak/>
        <w:t>mundial</w:t>
      </w:r>
      <w:r w:rsidR="00ED06F8">
        <w:rPr>
          <w:rFonts w:ascii="Arial" w:hAnsi="Arial" w:cs="Arial"/>
          <w:sz w:val="22"/>
          <w:szCs w:val="22"/>
        </w:rPr>
        <w:t xml:space="preserve">, o que não foi o encontrado nos dados apresentados neste trabalho, que demonstrou somente 15% de correlação com a satisfação com o trabalho. </w:t>
      </w:r>
    </w:p>
    <w:p w14:paraId="5CC1DE52" w14:textId="4657CDAD" w:rsidR="00693518" w:rsidRDefault="00FA6FA2" w:rsidP="005D16AC">
      <w:pPr>
        <w:pStyle w:val="PargrafodaLista"/>
        <w:spacing w:line="360" w:lineRule="auto"/>
        <w:ind w:left="0" w:firstLine="708"/>
        <w:rPr>
          <w:bCs/>
        </w:rPr>
      </w:pPr>
      <w:r w:rsidRPr="00FA6FA2">
        <w:rPr>
          <w:bCs/>
        </w:rPr>
        <w:t xml:space="preserve">Para </w:t>
      </w:r>
      <w:proofErr w:type="spellStart"/>
      <w:r w:rsidRPr="00FA6FA2">
        <w:rPr>
          <w:bCs/>
        </w:rPr>
        <w:t>D</w:t>
      </w:r>
      <w:r w:rsidR="00674C6B">
        <w:rPr>
          <w:bCs/>
        </w:rPr>
        <w:t>ejours</w:t>
      </w:r>
      <w:proofErr w:type="spellEnd"/>
      <w:r w:rsidRPr="00FA6FA2">
        <w:rPr>
          <w:bCs/>
        </w:rPr>
        <w:t xml:space="preserve"> (</w:t>
      </w:r>
      <w:r w:rsidR="0013755A">
        <w:rPr>
          <w:bCs/>
        </w:rPr>
        <w:t>1994</w:t>
      </w:r>
      <w:r w:rsidRPr="00FA6FA2">
        <w:rPr>
          <w:bCs/>
        </w:rPr>
        <w:t>)</w:t>
      </w:r>
      <w:r>
        <w:rPr>
          <w:bCs/>
        </w:rPr>
        <w:t xml:space="preserve">, </w:t>
      </w:r>
      <w:r w:rsidRPr="00FA6FA2">
        <w:rPr>
          <w:bCs/>
        </w:rPr>
        <w:t>quando a relação homem-organização do trabalho está bloqueada</w:t>
      </w:r>
      <w:r>
        <w:rPr>
          <w:bCs/>
        </w:rPr>
        <w:t xml:space="preserve"> há o início do</w:t>
      </w:r>
      <w:r w:rsidRPr="00FA6FA2">
        <w:rPr>
          <w:bCs/>
        </w:rPr>
        <w:t xml:space="preserve"> sofriment</w:t>
      </w:r>
      <w:r>
        <w:rPr>
          <w:bCs/>
        </w:rPr>
        <w:t>o pelo trabalhador</w:t>
      </w:r>
      <w:r w:rsidRPr="00FA6FA2">
        <w:rPr>
          <w:bCs/>
        </w:rPr>
        <w:t>.</w:t>
      </w:r>
      <w:r>
        <w:rPr>
          <w:bCs/>
        </w:rPr>
        <w:t xml:space="preserve"> </w:t>
      </w:r>
      <w:r w:rsidRPr="00FA6FA2">
        <w:rPr>
          <w:bCs/>
        </w:rPr>
        <w:t xml:space="preserve">A divisão </w:t>
      </w:r>
      <w:r>
        <w:rPr>
          <w:bCs/>
        </w:rPr>
        <w:t>dos trabalhos (</w:t>
      </w:r>
      <w:r w:rsidRPr="00FA6FA2">
        <w:rPr>
          <w:bCs/>
        </w:rPr>
        <w:t xml:space="preserve">divisão de tarefas, repartição, cadência, tempo </w:t>
      </w:r>
      <w:proofErr w:type="gramStart"/>
      <w:r w:rsidRPr="00FA6FA2">
        <w:rPr>
          <w:bCs/>
        </w:rPr>
        <w:t>prescrito</w:t>
      </w:r>
      <w:r w:rsidR="0013755A">
        <w:rPr>
          <w:bCs/>
        </w:rPr>
        <w:t>, etc.</w:t>
      </w:r>
      <w:proofErr w:type="gramEnd"/>
      <w:r>
        <w:rPr>
          <w:bCs/>
        </w:rPr>
        <w:t>)</w:t>
      </w:r>
      <w:r w:rsidRPr="00FA6FA2">
        <w:rPr>
          <w:bCs/>
        </w:rPr>
        <w:t xml:space="preserve"> modularia </w:t>
      </w:r>
      <w:r>
        <w:rPr>
          <w:bCs/>
        </w:rPr>
        <w:t xml:space="preserve">para o indivíduo </w:t>
      </w:r>
      <w:r w:rsidRPr="00FA6FA2">
        <w:rPr>
          <w:bCs/>
        </w:rPr>
        <w:t>o sentido e o interesse do trabalho, enquanto a divisão dos homens modularia as relações entre as pessoas e mobilizaria a afetividade e, desta forma, a organização do trabalho atuaria ao nível do funcionamento psíquico</w:t>
      </w:r>
      <w:r>
        <w:rPr>
          <w:bCs/>
        </w:rPr>
        <w:t xml:space="preserve">. </w:t>
      </w:r>
      <w:r w:rsidR="0013755A">
        <w:rPr>
          <w:bCs/>
        </w:rPr>
        <w:t>Q</w:t>
      </w:r>
      <w:r w:rsidRPr="00FA6FA2">
        <w:rPr>
          <w:bCs/>
        </w:rPr>
        <w:t xml:space="preserve">uando </w:t>
      </w:r>
      <w:r>
        <w:rPr>
          <w:bCs/>
        </w:rPr>
        <w:t>o trabalho</w:t>
      </w:r>
      <w:r w:rsidRPr="00FA6FA2">
        <w:rPr>
          <w:bCs/>
        </w:rPr>
        <w:t xml:space="preserve"> se opõe à livre atividade, quando a liberdade para organização do trabalho é limitada</w:t>
      </w:r>
      <w:r w:rsidR="0013755A">
        <w:rPr>
          <w:bCs/>
        </w:rPr>
        <w:t>,</w:t>
      </w:r>
      <w:r w:rsidRPr="00FA6FA2">
        <w:rPr>
          <w:bCs/>
        </w:rPr>
        <w:t xml:space="preserve"> opondo-se aos desejos do trabalhador, </w:t>
      </w:r>
      <w:r w:rsidR="0013755A">
        <w:rPr>
          <w:bCs/>
        </w:rPr>
        <w:t xml:space="preserve">ele se torna perigoso, </w:t>
      </w:r>
      <w:r w:rsidRPr="00FA6FA2">
        <w:rPr>
          <w:bCs/>
        </w:rPr>
        <w:t>gerando aumento da carga psíquica e abrindo espaço para o sofrimento no trabalho</w:t>
      </w:r>
      <w:r w:rsidR="0013755A">
        <w:rPr>
          <w:bCs/>
        </w:rPr>
        <w:t xml:space="preserve">. </w:t>
      </w:r>
    </w:p>
    <w:p w14:paraId="37D177E6" w14:textId="09A41F0D" w:rsidR="006844AB" w:rsidRDefault="0013755A" w:rsidP="00ED1256">
      <w:pPr>
        <w:pStyle w:val="PargrafodaLista"/>
        <w:spacing w:line="360" w:lineRule="auto"/>
        <w:ind w:left="0" w:firstLine="708"/>
        <w:rPr>
          <w:bCs/>
        </w:rPr>
      </w:pPr>
      <w:r w:rsidRPr="0013755A">
        <w:rPr>
          <w:bCs/>
        </w:rPr>
        <w:t>Segundo L</w:t>
      </w:r>
      <w:r w:rsidR="00674C6B">
        <w:rPr>
          <w:bCs/>
        </w:rPr>
        <w:t>ocke</w:t>
      </w:r>
      <w:r w:rsidR="00F93C89">
        <w:rPr>
          <w:bCs/>
        </w:rPr>
        <w:t xml:space="preserve"> </w:t>
      </w:r>
      <w:r w:rsidRPr="0013755A">
        <w:rPr>
          <w:bCs/>
        </w:rPr>
        <w:t>(1976), o trabalho não é uma entidade, mas uma interação complexa de tarefas, papéis, responsabilidades, relações, incentivos e recompensas, num dado contexto físico e social. E</w:t>
      </w:r>
      <w:r>
        <w:rPr>
          <w:bCs/>
        </w:rPr>
        <w:t>, devido a isso</w:t>
      </w:r>
      <w:r w:rsidRPr="0013755A">
        <w:rPr>
          <w:bCs/>
        </w:rPr>
        <w:t xml:space="preserve">, o entendimento da satisfação no trabalho requer que o trabalho seja analisado em termos de seus elementos constituintes e dinâmicos e onde </w:t>
      </w:r>
      <w:r>
        <w:rPr>
          <w:bCs/>
        </w:rPr>
        <w:t xml:space="preserve">a </w:t>
      </w:r>
      <w:r w:rsidRPr="0013755A">
        <w:rPr>
          <w:bCs/>
        </w:rPr>
        <w:t>satisfação no trabalho é o resultado da satisfação com diversos elementos do trabalho</w:t>
      </w:r>
      <w:r>
        <w:rPr>
          <w:bCs/>
        </w:rPr>
        <w:t>.</w:t>
      </w:r>
    </w:p>
    <w:p w14:paraId="306DF113" w14:textId="00EBB207" w:rsidR="0013755A" w:rsidRDefault="006844AB" w:rsidP="00627E9C">
      <w:pPr>
        <w:pStyle w:val="PargrafodaLista"/>
        <w:spacing w:line="360" w:lineRule="auto"/>
        <w:ind w:left="0" w:firstLine="708"/>
        <w:rPr>
          <w:bCs/>
        </w:rPr>
      </w:pPr>
      <w:r>
        <w:rPr>
          <w:bCs/>
        </w:rPr>
        <w:t>Outro ponto a ser considerado quanto a satisfação do trabalhador perante o trabalho é a disponibilidade do</w:t>
      </w:r>
      <w:r w:rsidR="004A581F">
        <w:rPr>
          <w:bCs/>
        </w:rPr>
        <w:t xml:space="preserve">s </w:t>
      </w:r>
      <w:r>
        <w:rPr>
          <w:bCs/>
        </w:rPr>
        <w:t xml:space="preserve">pacotes de benefícios e de programas de saúde ofertados pela empresa, os quais </w:t>
      </w:r>
      <w:r w:rsidRPr="006844AB">
        <w:rPr>
          <w:bCs/>
        </w:rPr>
        <w:t>pode</w:t>
      </w:r>
      <w:r>
        <w:rPr>
          <w:bCs/>
        </w:rPr>
        <w:t>m</w:t>
      </w:r>
      <w:r w:rsidRPr="006844AB">
        <w:rPr>
          <w:bCs/>
        </w:rPr>
        <w:t xml:space="preserve"> ser um grande fator capaz de motivar e melhorar a qualidade de vida dos trabalhadores.</w:t>
      </w:r>
      <w:r w:rsidRPr="006844AB">
        <w:t xml:space="preserve"> </w:t>
      </w:r>
      <w:r w:rsidRPr="006844AB">
        <w:rPr>
          <w:bCs/>
        </w:rPr>
        <w:t>Com um programa de benefícios adequados, a empresa consegue deixar o trabalhador mais satisfeito com o trabalho, satisfazendo algumas de suas necessidades e deixando-o mais motivado para o trabalho</w:t>
      </w:r>
      <w:r w:rsidR="00674C6B">
        <w:rPr>
          <w:bCs/>
        </w:rPr>
        <w:t xml:space="preserve"> (Alves, 2011)</w:t>
      </w:r>
      <w:r w:rsidRPr="006844AB">
        <w:rPr>
          <w:bCs/>
        </w:rPr>
        <w:t>.</w:t>
      </w:r>
      <w:r w:rsidR="0013755A">
        <w:rPr>
          <w:bCs/>
        </w:rPr>
        <w:t xml:space="preserve"> </w:t>
      </w:r>
    </w:p>
    <w:p w14:paraId="737920EB" w14:textId="75EF6C52" w:rsidR="00ED06F8" w:rsidRPr="00674C6B" w:rsidRDefault="006844AB" w:rsidP="00627E9C">
      <w:pPr>
        <w:pStyle w:val="PargrafodaLista"/>
        <w:spacing w:line="360" w:lineRule="auto"/>
        <w:ind w:left="0" w:firstLine="708"/>
        <w:rPr>
          <w:bCs/>
        </w:rPr>
      </w:pPr>
      <w:r>
        <w:rPr>
          <w:bCs/>
        </w:rPr>
        <w:t>Importante frisar, contudo,</w:t>
      </w:r>
      <w:r w:rsidR="00ED06F8" w:rsidRPr="00ED06F8">
        <w:rPr>
          <w:bCs/>
        </w:rPr>
        <w:t xml:space="preserve"> que</w:t>
      </w:r>
      <w:r>
        <w:rPr>
          <w:bCs/>
        </w:rPr>
        <w:t xml:space="preserve"> os </w:t>
      </w:r>
      <w:r w:rsidR="00ED06F8" w:rsidRPr="00ED06F8">
        <w:rPr>
          <w:bCs/>
        </w:rPr>
        <w:t>programa</w:t>
      </w:r>
      <w:r>
        <w:rPr>
          <w:bCs/>
        </w:rPr>
        <w:t>s</w:t>
      </w:r>
      <w:r w:rsidR="00ED06F8" w:rsidRPr="00ED06F8">
        <w:rPr>
          <w:bCs/>
        </w:rPr>
        <w:t xml:space="preserve"> de qualidade de vida no trabalho não </w:t>
      </w:r>
      <w:r>
        <w:rPr>
          <w:bCs/>
        </w:rPr>
        <w:t xml:space="preserve">podem </w:t>
      </w:r>
      <w:r w:rsidR="00ED06F8" w:rsidRPr="00ED06F8">
        <w:rPr>
          <w:bCs/>
        </w:rPr>
        <w:t>vir</w:t>
      </w:r>
      <w:r>
        <w:rPr>
          <w:bCs/>
        </w:rPr>
        <w:t>ar</w:t>
      </w:r>
      <w:r w:rsidR="00ED06F8" w:rsidRPr="00ED06F8">
        <w:rPr>
          <w:bCs/>
        </w:rPr>
        <w:t xml:space="preserve"> um modismo</w:t>
      </w:r>
      <w:r>
        <w:rPr>
          <w:bCs/>
        </w:rPr>
        <w:t xml:space="preserve"> pela liderança das empresas.</w:t>
      </w:r>
      <w:r w:rsidR="00ED06F8" w:rsidRPr="00ED06F8">
        <w:rPr>
          <w:bCs/>
        </w:rPr>
        <w:t xml:space="preserve"> </w:t>
      </w:r>
      <w:r>
        <w:rPr>
          <w:bCs/>
        </w:rPr>
        <w:t>É</w:t>
      </w:r>
      <w:r w:rsidR="00ED06F8" w:rsidRPr="00ED06F8">
        <w:rPr>
          <w:bCs/>
        </w:rPr>
        <w:t xml:space="preserve"> necessário que </w:t>
      </w:r>
      <w:r>
        <w:rPr>
          <w:bCs/>
        </w:rPr>
        <w:t>elas</w:t>
      </w:r>
      <w:r w:rsidR="00ED06F8" w:rsidRPr="00ED06F8">
        <w:rPr>
          <w:bCs/>
        </w:rPr>
        <w:t>, antes de implantarem um programa, façam uso d</w:t>
      </w:r>
      <w:r>
        <w:rPr>
          <w:bCs/>
        </w:rPr>
        <w:t>e questionários</w:t>
      </w:r>
      <w:r w:rsidR="00ED06F8" w:rsidRPr="00ED06F8">
        <w:rPr>
          <w:bCs/>
        </w:rPr>
        <w:t xml:space="preserve"> diagnósticos, </w:t>
      </w:r>
      <w:r>
        <w:rPr>
          <w:bCs/>
        </w:rPr>
        <w:t xml:space="preserve">analisem o perfil de seus colaboradores, </w:t>
      </w:r>
      <w:r w:rsidR="00ED06F8" w:rsidRPr="00ED06F8">
        <w:rPr>
          <w:bCs/>
        </w:rPr>
        <w:t xml:space="preserve">para </w:t>
      </w:r>
      <w:r>
        <w:rPr>
          <w:bCs/>
        </w:rPr>
        <w:t xml:space="preserve">poder </w:t>
      </w:r>
      <w:r w:rsidR="00ED06F8" w:rsidRPr="00ED06F8">
        <w:rPr>
          <w:bCs/>
        </w:rPr>
        <w:t>direcionar as estratégias de promoção à saúde</w:t>
      </w:r>
      <w:r>
        <w:rPr>
          <w:bCs/>
        </w:rPr>
        <w:t xml:space="preserve"> e prevenção de doenças e acidentes</w:t>
      </w:r>
      <w:r w:rsidR="00ED06F8" w:rsidRPr="00ED06F8">
        <w:rPr>
          <w:bCs/>
        </w:rPr>
        <w:t>. Isto permite de</w:t>
      </w:r>
      <w:r>
        <w:rPr>
          <w:bCs/>
        </w:rPr>
        <w:t>terminar, do ponto de vista</w:t>
      </w:r>
      <w:r w:rsidR="00ED06F8" w:rsidRPr="00ED06F8">
        <w:rPr>
          <w:bCs/>
        </w:rPr>
        <w:t xml:space="preserve"> </w:t>
      </w:r>
      <w:r>
        <w:rPr>
          <w:bCs/>
        </w:rPr>
        <w:t>estratégico,</w:t>
      </w:r>
      <w:r w:rsidR="00ED06F8" w:rsidRPr="00ED06F8">
        <w:rPr>
          <w:bCs/>
        </w:rPr>
        <w:t xml:space="preserve"> o sistema de trabalho da empresa, permitindo de</w:t>
      </w:r>
      <w:r>
        <w:rPr>
          <w:bCs/>
        </w:rPr>
        <w:t xml:space="preserve">finir </w:t>
      </w:r>
      <w:r w:rsidR="00ED06F8" w:rsidRPr="00ED06F8">
        <w:rPr>
          <w:bCs/>
        </w:rPr>
        <w:t>as necessidades a curto, médio e longo prazo, além de padrões de desempenho em quantidade, qualidade e de tempo</w:t>
      </w:r>
      <w:r w:rsidR="00674C6B">
        <w:rPr>
          <w:bCs/>
        </w:rPr>
        <w:t xml:space="preserve"> (Alves, 2011)</w:t>
      </w:r>
      <w:r w:rsidR="00ED06F8" w:rsidRPr="00ED06F8">
        <w:rPr>
          <w:bCs/>
        </w:rPr>
        <w:t>.</w:t>
      </w:r>
    </w:p>
    <w:p w14:paraId="48EE909F" w14:textId="77777777" w:rsidR="00693518" w:rsidRPr="0013755A" w:rsidRDefault="00693518" w:rsidP="00627E9C">
      <w:pPr>
        <w:pStyle w:val="PargrafodaLista"/>
        <w:spacing w:line="360" w:lineRule="auto"/>
        <w:ind w:left="0"/>
        <w:jc w:val="left"/>
        <w:rPr>
          <w:b/>
        </w:rPr>
      </w:pPr>
    </w:p>
    <w:p w14:paraId="42045220" w14:textId="108BF3EC" w:rsidR="00A16B84" w:rsidRDefault="00A16B84" w:rsidP="00627E9C">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64196266" w14:textId="77777777" w:rsidR="00686DDE" w:rsidRPr="005C6D70" w:rsidRDefault="00686DDE" w:rsidP="00627E9C">
      <w:pPr>
        <w:pStyle w:val="PargrafodaLista"/>
        <w:spacing w:line="360" w:lineRule="auto"/>
        <w:ind w:left="0"/>
        <w:jc w:val="left"/>
        <w:rPr>
          <w:b/>
        </w:rPr>
      </w:pPr>
    </w:p>
    <w:p w14:paraId="165CD265" w14:textId="72411CB4" w:rsidR="00635C2A" w:rsidRDefault="00DB72E7" w:rsidP="00627E9C">
      <w:pPr>
        <w:pStyle w:val="PargrafodaLista"/>
        <w:spacing w:line="360" w:lineRule="auto"/>
        <w:ind w:left="0" w:firstLine="709"/>
        <w:rPr>
          <w:bCs/>
        </w:rPr>
      </w:pPr>
      <w:r>
        <w:rPr>
          <w:bCs/>
        </w:rPr>
        <w:t xml:space="preserve">Neste trabalho, chegou-se a resultados de grande valor, que mostraram que a demografia de uma empresa apresenta correlações entre os diversos âmbitos avaliados no questionário da metodologia. A tabela de correlações demonstrou, de forma quantitativa, resultados que eram esperados de acordo com as hipóteses deste estudo: no caso, a </w:t>
      </w:r>
      <w:r>
        <w:rPr>
          <w:bCs/>
        </w:rPr>
        <w:lastRenderedPageBreak/>
        <w:t xml:space="preserve">associação da satisfação do trabalho com variados aspectos sócio-organizacionais e culturais da empresa. </w:t>
      </w:r>
    </w:p>
    <w:p w14:paraId="46F70E37" w14:textId="133C257C" w:rsidR="00DB72E7" w:rsidRDefault="00DB72E7" w:rsidP="00627E9C">
      <w:pPr>
        <w:pStyle w:val="PargrafodaLista"/>
        <w:spacing w:line="360" w:lineRule="auto"/>
        <w:ind w:left="0" w:firstLine="709"/>
        <w:rPr>
          <w:bCs/>
        </w:rPr>
      </w:pPr>
      <w:r>
        <w:rPr>
          <w:bCs/>
        </w:rPr>
        <w:t>A metodologia se mostrou satisfatória do ponto de vista qualitativo e quantitativo</w:t>
      </w:r>
      <w:r w:rsidR="00686DDE">
        <w:rPr>
          <w:bCs/>
        </w:rPr>
        <w:t>, trazendo a visão da qualidade de vida dos trabalhadores</w:t>
      </w:r>
      <w:r>
        <w:rPr>
          <w:bCs/>
        </w:rPr>
        <w:t>. Qualitativo pois englobou diversos aspectos epidemiológicos dos respondentes, e quantitativos pois foi possível correlacionar os diversos aspectos organizacionais</w:t>
      </w:r>
      <w:r w:rsidR="00686DDE">
        <w:rPr>
          <w:bCs/>
        </w:rPr>
        <w:t xml:space="preserve"> estudados</w:t>
      </w:r>
      <w:r>
        <w:rPr>
          <w:bCs/>
        </w:rPr>
        <w:t xml:space="preserve">. </w:t>
      </w:r>
    </w:p>
    <w:p w14:paraId="4D8AD61A" w14:textId="5260F531" w:rsidR="00DB72E7" w:rsidRDefault="00AB1945" w:rsidP="00627E9C">
      <w:pPr>
        <w:pStyle w:val="PargrafodaLista"/>
        <w:spacing w:line="360" w:lineRule="auto"/>
        <w:ind w:left="0" w:firstLine="709"/>
        <w:rPr>
          <w:bCs/>
        </w:rPr>
      </w:pPr>
      <w:r>
        <w:rPr>
          <w:bCs/>
        </w:rPr>
        <w:t xml:space="preserve">Acredita-se </w:t>
      </w:r>
      <w:commentRangeStart w:id="538"/>
      <w:r w:rsidR="00DB72E7">
        <w:rPr>
          <w:bCs/>
        </w:rPr>
        <w:t xml:space="preserve"> </w:t>
      </w:r>
      <w:commentRangeEnd w:id="538"/>
      <w:r w:rsidR="00911221">
        <w:rPr>
          <w:rStyle w:val="Refdecomentrio"/>
        </w:rPr>
        <w:commentReference w:id="538"/>
      </w:r>
      <w:r w:rsidR="00DB72E7">
        <w:rPr>
          <w:bCs/>
        </w:rPr>
        <w:t xml:space="preserve">que esta metodologia seja robusta o suficiente para generalizar resultados mais quantitativos, como causa e efeito, estudos transversais e de coorte, podendo ser empregada em variados ramos de </w:t>
      </w:r>
      <w:r w:rsidR="00686DDE">
        <w:rPr>
          <w:bCs/>
        </w:rPr>
        <w:t>atividades de empresas</w:t>
      </w:r>
      <w:r w:rsidR="00DB72E7">
        <w:rPr>
          <w:bCs/>
        </w:rPr>
        <w:t xml:space="preserve"> no Brasil</w:t>
      </w:r>
      <w:r w:rsidR="0030310D">
        <w:rPr>
          <w:bCs/>
        </w:rPr>
        <w:t xml:space="preserve">, sendo uma ferramenta útil para a </w:t>
      </w:r>
      <w:r w:rsidR="00013861">
        <w:rPr>
          <w:bCs/>
        </w:rPr>
        <w:t xml:space="preserve">apoiar na </w:t>
      </w:r>
      <w:r w:rsidR="0030310D">
        <w:rPr>
          <w:bCs/>
        </w:rPr>
        <w:t xml:space="preserve">tomada de decisão estratégica, </w:t>
      </w:r>
      <w:r w:rsidR="00013861">
        <w:rPr>
          <w:bCs/>
        </w:rPr>
        <w:t xml:space="preserve">feita </w:t>
      </w:r>
      <w:r w:rsidR="0030310D">
        <w:rPr>
          <w:bCs/>
        </w:rPr>
        <w:t>pelos médicos do trabalho e</w:t>
      </w:r>
      <w:r w:rsidR="00013861">
        <w:rPr>
          <w:bCs/>
        </w:rPr>
        <w:t>/ou</w:t>
      </w:r>
      <w:r w:rsidR="0030310D">
        <w:rPr>
          <w:bCs/>
        </w:rPr>
        <w:t xml:space="preserve"> líderes organizacionais, para a gestão de saúde dos trabalhadores e na criação de </w:t>
      </w:r>
      <w:r w:rsidR="00013861">
        <w:rPr>
          <w:bCs/>
        </w:rPr>
        <w:t xml:space="preserve">planos de objetivos e </w:t>
      </w:r>
      <w:r w:rsidR="0030310D">
        <w:rPr>
          <w:bCs/>
        </w:rPr>
        <w:t>metas junto aos programas de saúde ocupacionais</w:t>
      </w:r>
      <w:r w:rsidR="00DB72E7">
        <w:rPr>
          <w:bCs/>
        </w:rPr>
        <w:t>.</w:t>
      </w:r>
      <w:r w:rsidR="00657769">
        <w:rPr>
          <w:bCs/>
        </w:rPr>
        <w:t xml:space="preserve"> E, para futuros trabalhos envolvendo o tema, </w:t>
      </w:r>
      <w:r w:rsidR="00657769" w:rsidRPr="00AB1945">
        <w:rPr>
          <w:bCs/>
        </w:rPr>
        <w:t>suge</w:t>
      </w:r>
      <w:r w:rsidRPr="00AB1945">
        <w:rPr>
          <w:bCs/>
        </w:rPr>
        <w:t>re-se</w:t>
      </w:r>
      <w:r w:rsidR="00657769" w:rsidRPr="00AB1945">
        <w:rPr>
          <w:bCs/>
        </w:rPr>
        <w:t xml:space="preserve"> a</w:t>
      </w:r>
      <w:r w:rsidR="00657769">
        <w:rPr>
          <w:bCs/>
        </w:rPr>
        <w:t xml:space="preserve"> adaptação do questionário para a cultura brasileira, avaliando as respostas do questionário ao longo do tempo para estudos longitudinais, e acrescentando perguntas mais quantitativas do ponto de vista epidemiológico. </w:t>
      </w:r>
    </w:p>
    <w:p w14:paraId="2522FCDB" w14:textId="77777777" w:rsidR="007C7425" w:rsidRPr="001D46A8" w:rsidRDefault="007C7425" w:rsidP="001D46A8">
      <w:pPr>
        <w:spacing w:line="360" w:lineRule="auto"/>
        <w:rPr>
          <w:bCs/>
        </w:rPr>
      </w:pPr>
    </w:p>
    <w:p w14:paraId="68ABFA77" w14:textId="09DDAA12" w:rsidR="00635C2A" w:rsidRPr="005C6D70" w:rsidRDefault="00635C2A" w:rsidP="00627E9C">
      <w:pPr>
        <w:spacing w:line="360" w:lineRule="auto"/>
      </w:pPr>
      <w:r w:rsidRPr="00635C2A">
        <w:rPr>
          <w:b/>
        </w:rPr>
        <w:t>Agradecimentos</w:t>
      </w:r>
      <w:r>
        <w:rPr>
          <w:b/>
        </w:rPr>
        <w:t xml:space="preserve"> </w:t>
      </w:r>
    </w:p>
    <w:p w14:paraId="28B49CDF" w14:textId="77777777" w:rsidR="00635C2A" w:rsidRPr="005C6D70" w:rsidRDefault="00635C2A" w:rsidP="00627E9C">
      <w:pPr>
        <w:spacing w:line="360" w:lineRule="auto"/>
        <w:jc w:val="left"/>
      </w:pPr>
      <w:r w:rsidRPr="005C6D70">
        <w:t xml:space="preserve"> </w:t>
      </w:r>
    </w:p>
    <w:p w14:paraId="33F2D13B" w14:textId="796F4B94" w:rsidR="00635C2A" w:rsidRPr="005C6D70" w:rsidRDefault="00635C2A" w:rsidP="00627E9C">
      <w:pPr>
        <w:spacing w:line="360" w:lineRule="auto"/>
      </w:pPr>
      <w:r w:rsidRPr="005C6D70">
        <w:tab/>
      </w:r>
      <w:r w:rsidR="00C51325">
        <w:t>Agradeço</w:t>
      </w:r>
      <w:r w:rsidR="00912FC1">
        <w:t xml:space="preserve"> especial</w:t>
      </w:r>
      <w:r w:rsidR="000367FF">
        <w:t xml:space="preserve">mente </w:t>
      </w:r>
      <w:r w:rsidR="00912FC1">
        <w:t xml:space="preserve">meu esposo Osvaldo Luiz, por ter sido meu guia e referência na busca do conhecimento em </w:t>
      </w:r>
      <w:r w:rsidR="000367FF">
        <w:t>D</w:t>
      </w:r>
      <w:r w:rsidR="00912FC1">
        <w:t xml:space="preserve">ata Science e </w:t>
      </w:r>
      <w:r w:rsidR="000367FF">
        <w:t>por fazer com que, a cada dia, os dados sejam minha base</w:t>
      </w:r>
      <w:r w:rsidR="00686DDE">
        <w:t xml:space="preserve"> nas tomadas de decisão estratégicas</w:t>
      </w:r>
      <w:r w:rsidR="000367FF">
        <w:t xml:space="preserve">. Ao meu orientador Gabriel, pelo incentivo e apoio. E a minha família, amigos e professores, por sempre fortalecerem meu caminho. </w:t>
      </w:r>
    </w:p>
    <w:p w14:paraId="7F63DC69" w14:textId="77777777" w:rsidR="003C6F70" w:rsidRPr="000367FF" w:rsidRDefault="003C6F70" w:rsidP="00627E9C">
      <w:pPr>
        <w:spacing w:line="360" w:lineRule="auto"/>
        <w:rPr>
          <w:b/>
        </w:rPr>
      </w:pPr>
    </w:p>
    <w:p w14:paraId="6597D8DE" w14:textId="5F06C507" w:rsidR="000A46BE" w:rsidRDefault="000A46BE" w:rsidP="00627E9C">
      <w:pPr>
        <w:spacing w:line="360" w:lineRule="auto"/>
        <w:rPr>
          <w:b/>
        </w:rPr>
      </w:pPr>
      <w:bookmarkStart w:id="539" w:name="_Hlk33977167"/>
      <w:r w:rsidRPr="000E6826">
        <w:rPr>
          <w:b/>
        </w:rPr>
        <w:t>Referências</w:t>
      </w:r>
    </w:p>
    <w:p w14:paraId="21C17849" w14:textId="77777777" w:rsidR="009F6BE4" w:rsidRDefault="009F6BE4" w:rsidP="00627E9C">
      <w:pPr>
        <w:spacing w:line="360" w:lineRule="auto"/>
        <w:rPr>
          <w:b/>
        </w:rPr>
      </w:pPr>
    </w:p>
    <w:p w14:paraId="2262678A" w14:textId="63CBE57B" w:rsidR="009531A8" w:rsidRDefault="009531A8" w:rsidP="00627E9C">
      <w:pPr>
        <w:spacing w:line="240" w:lineRule="auto"/>
      </w:pPr>
      <w:r w:rsidRPr="00E07543">
        <w:t>Alves, F.E. 2011. Programas e ações em qualidade de vida no trabalho. Revista INTERFACEHS  6(1): 60-68.</w:t>
      </w:r>
    </w:p>
    <w:p w14:paraId="202F99F8" w14:textId="77777777" w:rsidR="00674C6B" w:rsidRPr="00E07543" w:rsidRDefault="00674C6B" w:rsidP="00627E9C">
      <w:pPr>
        <w:spacing w:line="240" w:lineRule="auto"/>
      </w:pPr>
    </w:p>
    <w:bookmarkEnd w:id="539"/>
    <w:p w14:paraId="24E1155D" w14:textId="6A30331A" w:rsidR="007C684C" w:rsidRDefault="009531A8" w:rsidP="00627E9C">
      <w:pPr>
        <w:pBdr>
          <w:top w:val="nil"/>
          <w:left w:val="nil"/>
          <w:bottom w:val="nil"/>
          <w:right w:val="nil"/>
          <w:between w:val="nil"/>
        </w:pBdr>
        <w:spacing w:line="240" w:lineRule="auto"/>
        <w:rPr>
          <w:rFonts w:eastAsia="Arial"/>
          <w:color w:val="000000"/>
        </w:rPr>
      </w:pPr>
      <w:r w:rsidRPr="00E07543">
        <w:rPr>
          <w:rFonts w:eastAsia="Arial"/>
          <w:color w:val="383838"/>
        </w:rPr>
        <w:t xml:space="preserve">Biblioteca </w:t>
      </w:r>
      <w:proofErr w:type="spellStart"/>
      <w:r w:rsidRPr="00E07543">
        <w:rPr>
          <w:rFonts w:eastAsia="Arial"/>
          <w:color w:val="383838"/>
        </w:rPr>
        <w:t>Dython</w:t>
      </w:r>
      <w:proofErr w:type="spellEnd"/>
      <w:r w:rsidRPr="00E07543">
        <w:rPr>
          <w:rFonts w:eastAsia="Arial"/>
          <w:color w:val="383838"/>
        </w:rPr>
        <w:t xml:space="preserve"> da linguagem Python. </w:t>
      </w:r>
      <w:r w:rsidRPr="00E07543">
        <w:rPr>
          <w:rFonts w:eastAsia="Arial"/>
          <w:color w:val="000000"/>
        </w:rPr>
        <w:t>Disponível em: &lt;</w:t>
      </w:r>
      <w:hyperlink r:id="rId19" w:history="1">
        <w:r w:rsidRPr="00E07543">
          <w:rPr>
            <w:rStyle w:val="Hyperlink"/>
            <w:rFonts w:eastAsia="Arial"/>
          </w:rPr>
          <w:t>http://shakedzy.xyz/dython/modules/nominal/</w:t>
        </w:r>
      </w:hyperlink>
      <w:r w:rsidRPr="00E07543">
        <w:rPr>
          <w:rFonts w:eastAsia="Arial"/>
          <w:color w:val="000000"/>
        </w:rPr>
        <w:t xml:space="preserve">&gt;. Acesso em: </w:t>
      </w:r>
      <w:r w:rsidRPr="00E07543">
        <w:rPr>
          <w:rFonts w:eastAsia="Arial"/>
        </w:rPr>
        <w:t>15</w:t>
      </w:r>
      <w:r w:rsidRPr="00E07543">
        <w:rPr>
          <w:rFonts w:eastAsia="Arial"/>
          <w:color w:val="000000"/>
        </w:rPr>
        <w:t xml:space="preserve"> ago. 2022.</w:t>
      </w:r>
    </w:p>
    <w:p w14:paraId="56254B4E"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22F00354" w14:textId="3EDD2552" w:rsidR="009531A8" w:rsidRDefault="009531A8" w:rsidP="00627E9C">
      <w:pPr>
        <w:spacing w:line="240" w:lineRule="auto"/>
      </w:pPr>
      <w:proofErr w:type="spellStart"/>
      <w:r w:rsidRPr="00E07543">
        <w:t>Dejours</w:t>
      </w:r>
      <w:proofErr w:type="spellEnd"/>
      <w:r w:rsidRPr="00E07543">
        <w:t xml:space="preserve"> C. 1994. A carga psíquica do trabalho. Trad de I Domingues. In: </w:t>
      </w:r>
      <w:proofErr w:type="spellStart"/>
      <w:r w:rsidRPr="00E07543">
        <w:t>Betiol</w:t>
      </w:r>
      <w:proofErr w:type="spellEnd"/>
      <w:r w:rsidRPr="00E07543">
        <w:t xml:space="preserve"> MIS, coordenador. Psicodinâmica do Trabalho: contribuições da Escola </w:t>
      </w:r>
      <w:proofErr w:type="spellStart"/>
      <w:r w:rsidRPr="00E07543">
        <w:t>Dejouriana</w:t>
      </w:r>
      <w:proofErr w:type="spellEnd"/>
      <w:r w:rsidRPr="00E07543">
        <w:t xml:space="preserve"> à análise da relação prazer, sofrimento e trabalho. 3a ed. São Paulo. Atlas: 21-32.</w:t>
      </w:r>
    </w:p>
    <w:p w14:paraId="44ED7FCC" w14:textId="77777777" w:rsidR="00674C6B" w:rsidRPr="00E07543" w:rsidRDefault="00674C6B" w:rsidP="00627E9C">
      <w:pPr>
        <w:spacing w:line="240" w:lineRule="auto"/>
      </w:pPr>
    </w:p>
    <w:p w14:paraId="6E0D8788" w14:textId="664C9A1C" w:rsidR="009531A8" w:rsidRDefault="007C684C" w:rsidP="00627E9C">
      <w:pPr>
        <w:spacing w:line="240" w:lineRule="auto"/>
        <w:rPr>
          <w:rFonts w:eastAsia="Arial"/>
        </w:rPr>
      </w:pPr>
      <w:r w:rsidRPr="00E07543">
        <w:rPr>
          <w:rFonts w:eastAsia="Arial"/>
        </w:rPr>
        <w:t xml:space="preserve">Del Castilho L. N. C; </w:t>
      </w:r>
      <w:proofErr w:type="spellStart"/>
      <w:r w:rsidRPr="00E07543">
        <w:rPr>
          <w:rFonts w:eastAsia="Arial"/>
        </w:rPr>
        <w:t>Leporace</w:t>
      </w:r>
      <w:proofErr w:type="spellEnd"/>
      <w:r w:rsidRPr="00E07543">
        <w:rPr>
          <w:rFonts w:eastAsia="Arial"/>
        </w:rPr>
        <w:t xml:space="preserve"> G; </w:t>
      </w:r>
      <w:proofErr w:type="spellStart"/>
      <w:r w:rsidRPr="00E07543">
        <w:rPr>
          <w:rFonts w:eastAsia="Arial"/>
        </w:rPr>
        <w:t>Cardinot</w:t>
      </w:r>
      <w:proofErr w:type="spellEnd"/>
      <w:r w:rsidRPr="00E07543">
        <w:rPr>
          <w:rFonts w:eastAsia="Arial"/>
        </w:rPr>
        <w:t xml:space="preserve"> T. M; Levy R.A; Oliveira L.P. 2012. A </w:t>
      </w:r>
      <w:proofErr w:type="spellStart"/>
      <w:r w:rsidRPr="00E07543">
        <w:rPr>
          <w:rFonts w:eastAsia="Arial"/>
        </w:rPr>
        <w:t>importância</w:t>
      </w:r>
      <w:proofErr w:type="spellEnd"/>
      <w:r w:rsidRPr="00E07543">
        <w:rPr>
          <w:rFonts w:eastAsia="Arial"/>
        </w:rPr>
        <w:t xml:space="preserve"> dos </w:t>
      </w:r>
      <w:proofErr w:type="spellStart"/>
      <w:r w:rsidRPr="00E07543">
        <w:rPr>
          <w:rFonts w:eastAsia="Arial"/>
        </w:rPr>
        <w:t>questionários</w:t>
      </w:r>
      <w:proofErr w:type="spellEnd"/>
      <w:r w:rsidRPr="00E07543">
        <w:rPr>
          <w:rFonts w:eastAsia="Arial"/>
        </w:rPr>
        <w:t xml:space="preserve"> para </w:t>
      </w:r>
      <w:proofErr w:type="spellStart"/>
      <w:r w:rsidRPr="00E07543">
        <w:rPr>
          <w:rFonts w:eastAsia="Arial"/>
        </w:rPr>
        <w:t>avaliação</w:t>
      </w:r>
      <w:proofErr w:type="spellEnd"/>
      <w:r w:rsidRPr="00E07543">
        <w:rPr>
          <w:rFonts w:eastAsia="Arial"/>
        </w:rPr>
        <w:t xml:space="preserve"> da qualidade de vida - Revista Hospital </w:t>
      </w:r>
      <w:proofErr w:type="spellStart"/>
      <w:r w:rsidRPr="00E07543">
        <w:rPr>
          <w:rFonts w:eastAsia="Arial"/>
        </w:rPr>
        <w:t>Universitário</w:t>
      </w:r>
      <w:proofErr w:type="spellEnd"/>
      <w:r w:rsidRPr="00E07543">
        <w:rPr>
          <w:rFonts w:eastAsia="Arial"/>
        </w:rPr>
        <w:t xml:space="preserve"> Pedro Ernesto, UERJ 11: 12-17.</w:t>
      </w:r>
    </w:p>
    <w:p w14:paraId="23C11EAF" w14:textId="77777777" w:rsidR="00674C6B" w:rsidRPr="00E07543" w:rsidRDefault="00674C6B" w:rsidP="00627E9C">
      <w:pPr>
        <w:spacing w:line="240" w:lineRule="auto"/>
        <w:rPr>
          <w:rFonts w:eastAsia="Arial"/>
        </w:rPr>
      </w:pPr>
    </w:p>
    <w:p w14:paraId="372D2D9D" w14:textId="42C2D260" w:rsidR="007C684C" w:rsidRDefault="007C684C" w:rsidP="00627E9C">
      <w:pPr>
        <w:spacing w:line="240" w:lineRule="auto"/>
        <w:rPr>
          <w:rFonts w:eastAsia="Arial"/>
          <w:lang w:val="en-US"/>
        </w:rPr>
      </w:pPr>
      <w:r w:rsidRPr="00E07543">
        <w:rPr>
          <w:rFonts w:eastAsia="Arial"/>
          <w:lang w:val="en-US"/>
        </w:rPr>
        <w:lastRenderedPageBreak/>
        <w:t xml:space="preserve">Chari, R; Chang, C; Sauter, S. L; </w:t>
      </w:r>
      <w:proofErr w:type="spellStart"/>
      <w:r w:rsidRPr="00E07543">
        <w:rPr>
          <w:rFonts w:eastAsia="Arial"/>
          <w:lang w:val="en-US"/>
        </w:rPr>
        <w:t>Petrun</w:t>
      </w:r>
      <w:proofErr w:type="spellEnd"/>
      <w:r w:rsidRPr="00E07543">
        <w:rPr>
          <w:rFonts w:eastAsia="Arial"/>
          <w:lang w:val="en-US"/>
        </w:rPr>
        <w:t xml:space="preserve"> Sayers, E. L. P; </w:t>
      </w:r>
      <w:proofErr w:type="spellStart"/>
      <w:r w:rsidRPr="00E07543">
        <w:rPr>
          <w:rFonts w:eastAsia="Arial"/>
          <w:lang w:val="en-US"/>
        </w:rPr>
        <w:t>Cerully</w:t>
      </w:r>
      <w:proofErr w:type="spellEnd"/>
      <w:r w:rsidRPr="00E07543">
        <w:rPr>
          <w:rFonts w:eastAsia="Arial"/>
          <w:lang w:val="en-US"/>
        </w:rPr>
        <w:t xml:space="preserve"> J. L; Schulte, P; </w:t>
      </w:r>
      <w:proofErr w:type="spellStart"/>
      <w:r w:rsidRPr="00E07543">
        <w:rPr>
          <w:rFonts w:eastAsia="Arial"/>
          <w:lang w:val="en-US"/>
        </w:rPr>
        <w:t>Schill</w:t>
      </w:r>
      <w:proofErr w:type="spellEnd"/>
      <w:r w:rsidRPr="00E07543">
        <w:rPr>
          <w:rFonts w:eastAsia="Arial"/>
          <w:lang w:val="en-US"/>
        </w:rPr>
        <w:t xml:space="preserve">, A. L; </w:t>
      </w:r>
      <w:proofErr w:type="spellStart"/>
      <w:r w:rsidRPr="00E07543">
        <w:rPr>
          <w:rFonts w:eastAsia="Arial"/>
          <w:lang w:val="en-US"/>
        </w:rPr>
        <w:t>Uscher</w:t>
      </w:r>
      <w:proofErr w:type="spellEnd"/>
      <w:r w:rsidRPr="00E07543">
        <w:rPr>
          <w:rFonts w:eastAsia="Arial"/>
          <w:lang w:val="en-US"/>
        </w:rPr>
        <w:t xml:space="preserve">-Pines L. 2018. Expanding the paradigm of occupational safety and health. Journal of Occupational and Environmental Medicine 60(7): 589-593. </w:t>
      </w:r>
    </w:p>
    <w:p w14:paraId="470D8C8F" w14:textId="77777777" w:rsidR="00674C6B" w:rsidRPr="00E07543" w:rsidRDefault="00674C6B" w:rsidP="00627E9C">
      <w:pPr>
        <w:spacing w:line="240" w:lineRule="auto"/>
        <w:rPr>
          <w:rFonts w:eastAsia="Arial"/>
          <w:lang w:val="en-US"/>
        </w:rPr>
      </w:pPr>
    </w:p>
    <w:p w14:paraId="3672AB05" w14:textId="6DD62210" w:rsidR="009531A8" w:rsidRPr="00A2638C" w:rsidRDefault="009531A8"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Chari R; Sauter S. L; </w:t>
      </w:r>
      <w:proofErr w:type="spellStart"/>
      <w:r w:rsidRPr="00E07543">
        <w:rPr>
          <w:rFonts w:eastAsia="Arial"/>
          <w:color w:val="000000"/>
          <w:lang w:val="en-US"/>
        </w:rPr>
        <w:t>Petrun</w:t>
      </w:r>
      <w:proofErr w:type="spellEnd"/>
      <w:r w:rsidRPr="00E07543">
        <w:rPr>
          <w:rFonts w:eastAsia="Arial"/>
          <w:color w:val="000000"/>
          <w:lang w:val="en-US"/>
        </w:rPr>
        <w:t xml:space="preserve"> Sayers E. L; Huang W; Fisher G. G; Chang C. 2022. Development of the National Institute for Occupational Safety and Health worker well-being questionnaire. </w:t>
      </w:r>
      <w:proofErr w:type="spellStart"/>
      <w:r w:rsidRPr="00A2638C">
        <w:rPr>
          <w:rFonts w:eastAsia="Arial"/>
          <w:color w:val="000000"/>
        </w:rPr>
        <w:t>Journal</w:t>
      </w:r>
      <w:proofErr w:type="spellEnd"/>
      <w:r w:rsidRPr="00A2638C">
        <w:rPr>
          <w:rFonts w:eastAsia="Arial"/>
          <w:color w:val="000000"/>
        </w:rPr>
        <w:t xml:space="preserve"> </w:t>
      </w:r>
      <w:proofErr w:type="spellStart"/>
      <w:r w:rsidRPr="00A2638C">
        <w:rPr>
          <w:rFonts w:eastAsia="Arial"/>
          <w:color w:val="000000"/>
        </w:rPr>
        <w:t>of</w:t>
      </w:r>
      <w:proofErr w:type="spellEnd"/>
      <w:r w:rsidRPr="00A2638C">
        <w:rPr>
          <w:rFonts w:eastAsia="Arial"/>
          <w:color w:val="000000"/>
        </w:rPr>
        <w:t xml:space="preserve"> </w:t>
      </w:r>
      <w:proofErr w:type="spellStart"/>
      <w:r w:rsidRPr="00A2638C">
        <w:rPr>
          <w:rFonts w:eastAsia="Arial"/>
          <w:color w:val="000000"/>
        </w:rPr>
        <w:t>Occupational</w:t>
      </w:r>
      <w:proofErr w:type="spellEnd"/>
      <w:r w:rsidRPr="00A2638C">
        <w:rPr>
          <w:rFonts w:eastAsia="Arial"/>
          <w:color w:val="000000"/>
        </w:rPr>
        <w:t xml:space="preserve"> </w:t>
      </w:r>
      <w:proofErr w:type="spellStart"/>
      <w:r w:rsidRPr="00A2638C">
        <w:rPr>
          <w:rFonts w:eastAsia="Arial"/>
          <w:color w:val="000000"/>
        </w:rPr>
        <w:t>and</w:t>
      </w:r>
      <w:proofErr w:type="spellEnd"/>
      <w:r w:rsidRPr="00A2638C">
        <w:rPr>
          <w:rFonts w:eastAsia="Arial"/>
          <w:color w:val="000000"/>
        </w:rPr>
        <w:t xml:space="preserve"> Environmental Medicine 64(8): 707-717.</w:t>
      </w:r>
    </w:p>
    <w:p w14:paraId="4AE5B107"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5B3BA365" w14:textId="6E4BBC71" w:rsidR="007C684C" w:rsidRDefault="007C684C" w:rsidP="00627E9C">
      <w:pPr>
        <w:spacing w:line="240" w:lineRule="auto"/>
        <w:rPr>
          <w:rFonts w:eastAsia="Arial"/>
          <w:lang w:val="en-US"/>
        </w:rPr>
      </w:pPr>
      <w:proofErr w:type="spellStart"/>
      <w:r w:rsidRPr="00E07543">
        <w:rPr>
          <w:rFonts w:eastAsia="Arial"/>
        </w:rPr>
        <w:t>Ciconelli</w:t>
      </w:r>
      <w:proofErr w:type="spellEnd"/>
      <w:r w:rsidRPr="00E07543">
        <w:rPr>
          <w:rFonts w:eastAsia="Arial"/>
        </w:rPr>
        <w:t xml:space="preserve"> R.M. 2003. Medidas de </w:t>
      </w:r>
      <w:proofErr w:type="spellStart"/>
      <w:r w:rsidRPr="00E07543">
        <w:rPr>
          <w:rFonts w:eastAsia="Arial"/>
        </w:rPr>
        <w:t>avaliação</w:t>
      </w:r>
      <w:proofErr w:type="spellEnd"/>
      <w:r w:rsidRPr="00E07543">
        <w:rPr>
          <w:rFonts w:eastAsia="Arial"/>
        </w:rPr>
        <w:t xml:space="preserve"> de qualidade de vida. </w:t>
      </w:r>
      <w:r w:rsidRPr="00E07543">
        <w:rPr>
          <w:rFonts w:eastAsia="Arial"/>
          <w:lang w:val="en-US"/>
        </w:rPr>
        <w:t xml:space="preserve">Rev Bras </w:t>
      </w:r>
      <w:proofErr w:type="spellStart"/>
      <w:r w:rsidRPr="00E07543">
        <w:rPr>
          <w:rFonts w:eastAsia="Arial"/>
          <w:lang w:val="en-US"/>
        </w:rPr>
        <w:t>Reumatol</w:t>
      </w:r>
      <w:proofErr w:type="spellEnd"/>
      <w:r w:rsidRPr="00E07543">
        <w:rPr>
          <w:rFonts w:eastAsia="Arial"/>
          <w:lang w:val="en-US"/>
        </w:rPr>
        <w:t xml:space="preserve"> 43: 9-13. </w:t>
      </w:r>
    </w:p>
    <w:p w14:paraId="6A891AA8" w14:textId="77777777" w:rsidR="00674C6B" w:rsidRPr="00E07543" w:rsidRDefault="00674C6B" w:rsidP="00627E9C">
      <w:pPr>
        <w:spacing w:line="240" w:lineRule="auto"/>
        <w:rPr>
          <w:rFonts w:eastAsia="Arial"/>
          <w:lang w:val="en-US"/>
        </w:rPr>
      </w:pPr>
    </w:p>
    <w:p w14:paraId="19F83ED9" w14:textId="2E86E041"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t>Fabius, R; Phares, S. 2021. Companies that promote a culture of health, safety, and wellbeing outperform in the marketplace. Journal of Occupational and Environmental Medicine 63(6): 456-461.</w:t>
      </w:r>
    </w:p>
    <w:p w14:paraId="0755DBE2"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638FC68C" w14:textId="355D689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Pei Z; Tabrizi M.J; et al. 2012. Ten modifiable health risk factors are linked to more than one-fifth of employer-employee health care spending. Health </w:t>
      </w:r>
      <w:proofErr w:type="spellStart"/>
      <w:r w:rsidRPr="00E07543">
        <w:rPr>
          <w:rFonts w:eastAsia="Arial"/>
          <w:color w:val="000000"/>
          <w:lang w:val="en-US"/>
        </w:rPr>
        <w:t>Aff</w:t>
      </w:r>
      <w:proofErr w:type="spellEnd"/>
      <w:r w:rsidRPr="00E07543">
        <w:rPr>
          <w:rFonts w:eastAsia="Arial"/>
          <w:color w:val="000000"/>
          <w:lang w:val="en-US"/>
        </w:rPr>
        <w:t xml:space="preserve"> (Millwood) 31: 2474–2484. </w:t>
      </w:r>
    </w:p>
    <w:p w14:paraId="5B830DD3"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1DC0E026" w14:textId="4F0B195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Anderson D.R; Whitmer R.W; </w:t>
      </w:r>
      <w:proofErr w:type="spellStart"/>
      <w:r w:rsidRPr="00E07543">
        <w:rPr>
          <w:rFonts w:eastAsia="Arial"/>
          <w:color w:val="000000"/>
          <w:lang w:val="en-US"/>
        </w:rPr>
        <w:t>Ozminkowski</w:t>
      </w:r>
      <w:proofErr w:type="spellEnd"/>
      <w:r w:rsidRPr="00E07543">
        <w:rPr>
          <w:rFonts w:eastAsia="Arial"/>
          <w:color w:val="000000"/>
          <w:lang w:val="en-US"/>
        </w:rPr>
        <w:t xml:space="preserve"> R.Z; Dunn R.L; Wasserman J. 1998. The relationship between modifiable health risks and health care expenditures. An analysis of the multi-employer HEOR health risk and cost database. J </w:t>
      </w:r>
      <w:proofErr w:type="spellStart"/>
      <w:r w:rsidRPr="00E07543">
        <w:rPr>
          <w:rFonts w:eastAsia="Arial"/>
          <w:color w:val="000000"/>
          <w:lang w:val="en-US"/>
        </w:rPr>
        <w:t>Occup</w:t>
      </w:r>
      <w:proofErr w:type="spellEnd"/>
      <w:r w:rsidRPr="00E07543">
        <w:rPr>
          <w:rFonts w:eastAsia="Arial"/>
          <w:color w:val="000000"/>
          <w:lang w:val="en-US"/>
        </w:rPr>
        <w:t xml:space="preserve"> Environ Med 40: 843–854. </w:t>
      </w:r>
    </w:p>
    <w:p w14:paraId="77D8F327"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B63CBE1" w14:textId="02D32B80"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t xml:space="preserve">Guillemin F; Bombardier C; Beaton D. 1993. </w:t>
      </w:r>
      <w:proofErr w:type="spellStart"/>
      <w:r w:rsidRPr="00E07543">
        <w:rPr>
          <w:rFonts w:eastAsia="Arial"/>
          <w:color w:val="000000"/>
          <w:lang w:val="en-US"/>
        </w:rPr>
        <w:t>Crosscultural</w:t>
      </w:r>
      <w:proofErr w:type="spellEnd"/>
      <w:r w:rsidRPr="00E07543">
        <w:rPr>
          <w:rFonts w:eastAsia="Arial"/>
          <w:color w:val="000000"/>
          <w:lang w:val="en-US"/>
        </w:rPr>
        <w:t xml:space="preserve"> adaptation of health-related quality of life measures: literature review and proposed guidelines. J Clin Epidemiol 6(12): 1417-32.</w:t>
      </w:r>
    </w:p>
    <w:p w14:paraId="7A387030"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E912173" w14:textId="44A4E7DC" w:rsidR="007C684C" w:rsidRDefault="007C684C" w:rsidP="00627E9C">
      <w:pPr>
        <w:spacing w:line="240" w:lineRule="auto"/>
        <w:rPr>
          <w:rFonts w:eastAsia="Arial"/>
          <w:lang w:val="en-US"/>
        </w:rPr>
      </w:pPr>
      <w:proofErr w:type="spellStart"/>
      <w:r w:rsidRPr="00E07543">
        <w:rPr>
          <w:rFonts w:eastAsia="Arial"/>
          <w:lang w:val="en-US"/>
        </w:rPr>
        <w:t>Guyatt</w:t>
      </w:r>
      <w:proofErr w:type="spellEnd"/>
      <w:r w:rsidRPr="00E07543">
        <w:rPr>
          <w:rFonts w:eastAsia="Arial"/>
          <w:lang w:val="en-US"/>
        </w:rPr>
        <w:t xml:space="preserve"> G.H; Feeney D.H; Patrick D.L. 1993. Measuring health-related quality of life. Ann Intern Med 118: 622-9. </w:t>
      </w:r>
    </w:p>
    <w:p w14:paraId="055FBBB7" w14:textId="77777777" w:rsidR="00674C6B" w:rsidRPr="00E07543" w:rsidRDefault="00674C6B" w:rsidP="00627E9C">
      <w:pPr>
        <w:spacing w:line="240" w:lineRule="auto"/>
        <w:rPr>
          <w:rFonts w:eastAsia="Arial"/>
          <w:lang w:val="en-US"/>
        </w:rPr>
      </w:pPr>
    </w:p>
    <w:p w14:paraId="70BD00C8" w14:textId="7F8F40D7" w:rsidR="007C684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Henke R.M; </w:t>
      </w:r>
      <w:proofErr w:type="spellStart"/>
      <w:r w:rsidRPr="00E07543">
        <w:rPr>
          <w:rFonts w:eastAsia="Arial"/>
          <w:color w:val="000000"/>
          <w:lang w:val="en-US"/>
        </w:rPr>
        <w:t>Carls</w:t>
      </w:r>
      <w:proofErr w:type="spellEnd"/>
      <w:r w:rsidRPr="00E07543">
        <w:rPr>
          <w:rFonts w:eastAsia="Arial"/>
          <w:color w:val="000000"/>
          <w:lang w:val="en-US"/>
        </w:rPr>
        <w:t xml:space="preserve"> G.S; Short M.E; et al. 2010. The relationship between health risks and health and productivity costs among employees at Pepsi Bottling Group. </w:t>
      </w:r>
      <w:r w:rsidRPr="00E07543">
        <w:rPr>
          <w:rFonts w:eastAsia="Arial"/>
          <w:color w:val="000000"/>
        </w:rPr>
        <w:t xml:space="preserve">J </w:t>
      </w:r>
      <w:proofErr w:type="spellStart"/>
      <w:r w:rsidRPr="00E07543">
        <w:rPr>
          <w:rFonts w:eastAsia="Arial"/>
          <w:color w:val="000000"/>
        </w:rPr>
        <w:t>Occup</w:t>
      </w:r>
      <w:proofErr w:type="spellEnd"/>
      <w:r w:rsidRPr="00E07543">
        <w:rPr>
          <w:rFonts w:eastAsia="Arial"/>
          <w:color w:val="000000"/>
        </w:rPr>
        <w:t xml:space="preserve"> </w:t>
      </w:r>
      <w:proofErr w:type="spellStart"/>
      <w:r w:rsidRPr="00E07543">
        <w:rPr>
          <w:rFonts w:eastAsia="Arial"/>
          <w:color w:val="000000"/>
        </w:rPr>
        <w:t>Environ</w:t>
      </w:r>
      <w:proofErr w:type="spellEnd"/>
      <w:r w:rsidRPr="00E07543">
        <w:rPr>
          <w:rFonts w:eastAsia="Arial"/>
          <w:color w:val="000000"/>
        </w:rPr>
        <w:t xml:space="preserve"> Med 52: 519–527. </w:t>
      </w:r>
    </w:p>
    <w:p w14:paraId="35B76521"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335591E6" w14:textId="49A32955" w:rsidR="009531A8" w:rsidRPr="00A2638C" w:rsidRDefault="007C684C" w:rsidP="00627E9C">
      <w:pPr>
        <w:spacing w:line="240" w:lineRule="auto"/>
        <w:rPr>
          <w:rFonts w:eastAsia="Arial"/>
          <w:lang w:val="en-US"/>
        </w:rPr>
      </w:pPr>
      <w:r w:rsidRPr="00E07543">
        <w:rPr>
          <w:rFonts w:eastAsia="Arial"/>
        </w:rPr>
        <w:t xml:space="preserve">Klein, L. L.; Pereira, B. A. D.; Lemos, R. B. 2019. Qualidade de vida no trabalho: </w:t>
      </w:r>
      <w:proofErr w:type="spellStart"/>
      <w:r w:rsidRPr="00E07543">
        <w:rPr>
          <w:rFonts w:eastAsia="Arial"/>
        </w:rPr>
        <w:t>Parâmetros</w:t>
      </w:r>
      <w:proofErr w:type="spellEnd"/>
      <w:r w:rsidRPr="00E07543">
        <w:rPr>
          <w:rFonts w:eastAsia="Arial"/>
        </w:rPr>
        <w:t xml:space="preserve"> e </w:t>
      </w:r>
      <w:proofErr w:type="spellStart"/>
      <w:r w:rsidRPr="00E07543">
        <w:rPr>
          <w:rFonts w:eastAsia="Arial"/>
        </w:rPr>
        <w:t>avaliação</w:t>
      </w:r>
      <w:proofErr w:type="spellEnd"/>
      <w:r w:rsidRPr="00E07543">
        <w:rPr>
          <w:rFonts w:eastAsia="Arial"/>
        </w:rPr>
        <w:t xml:space="preserve"> no </w:t>
      </w:r>
      <w:proofErr w:type="spellStart"/>
      <w:r w:rsidRPr="00E07543">
        <w:rPr>
          <w:rFonts w:eastAsia="Arial"/>
        </w:rPr>
        <w:t>serviço</w:t>
      </w:r>
      <w:proofErr w:type="spellEnd"/>
      <w:r w:rsidRPr="00E07543">
        <w:rPr>
          <w:rFonts w:eastAsia="Arial"/>
        </w:rPr>
        <w:t xml:space="preserve"> </w:t>
      </w:r>
      <w:proofErr w:type="spellStart"/>
      <w:r w:rsidRPr="00E07543">
        <w:rPr>
          <w:rFonts w:eastAsia="Arial"/>
        </w:rPr>
        <w:t>público</w:t>
      </w:r>
      <w:proofErr w:type="spellEnd"/>
      <w:r w:rsidRPr="00E07543">
        <w:rPr>
          <w:rFonts w:eastAsia="Arial"/>
        </w:rPr>
        <w:t xml:space="preserve">. </w:t>
      </w:r>
      <w:proofErr w:type="spellStart"/>
      <w:r w:rsidRPr="00A2638C">
        <w:rPr>
          <w:rFonts w:eastAsia="Arial"/>
          <w:lang w:val="en-US"/>
        </w:rPr>
        <w:t>Revista</w:t>
      </w:r>
      <w:proofErr w:type="spellEnd"/>
      <w:r w:rsidRPr="00A2638C">
        <w:rPr>
          <w:rFonts w:eastAsia="Arial"/>
          <w:lang w:val="en-US"/>
        </w:rPr>
        <w:t xml:space="preserve"> de </w:t>
      </w:r>
      <w:proofErr w:type="spellStart"/>
      <w:r w:rsidRPr="00A2638C">
        <w:rPr>
          <w:rFonts w:eastAsia="Arial"/>
          <w:lang w:val="en-US"/>
        </w:rPr>
        <w:t>Administração</w:t>
      </w:r>
      <w:proofErr w:type="spellEnd"/>
      <w:r w:rsidRPr="00A2638C">
        <w:rPr>
          <w:rFonts w:eastAsia="Arial"/>
          <w:lang w:val="en-US"/>
        </w:rPr>
        <w:t xml:space="preserve"> Mackenzie 20(3). doi:10.1590/1678-6971/eRAMG190134.  </w:t>
      </w:r>
    </w:p>
    <w:p w14:paraId="13757D38" w14:textId="77777777" w:rsidR="00674C6B" w:rsidRPr="00A2638C" w:rsidRDefault="00674C6B" w:rsidP="00627E9C">
      <w:pPr>
        <w:spacing w:line="240" w:lineRule="auto"/>
        <w:rPr>
          <w:rFonts w:eastAsia="Arial"/>
          <w:lang w:val="en-US"/>
        </w:rPr>
      </w:pPr>
    </w:p>
    <w:p w14:paraId="4ED68690" w14:textId="1F07D87B" w:rsidR="009531A8" w:rsidRPr="000D3C23" w:rsidRDefault="009531A8" w:rsidP="00627E9C">
      <w:pPr>
        <w:spacing w:line="240" w:lineRule="auto"/>
        <w:rPr>
          <w:lang w:val="en-US"/>
        </w:rPr>
      </w:pPr>
      <w:r w:rsidRPr="00E07543">
        <w:rPr>
          <w:lang w:val="en-US"/>
        </w:rPr>
        <w:t xml:space="preserve">Locke E.A. The nature and causes of job satisfaction. 1976. In: </w:t>
      </w:r>
      <w:proofErr w:type="spellStart"/>
      <w:r w:rsidRPr="00E07543">
        <w:rPr>
          <w:lang w:val="en-US"/>
        </w:rPr>
        <w:t>Dunnette</w:t>
      </w:r>
      <w:proofErr w:type="spellEnd"/>
      <w:r w:rsidRPr="00E07543">
        <w:rPr>
          <w:lang w:val="en-US"/>
        </w:rPr>
        <w:t xml:space="preserve"> MD, editors. Handbook of industrial and organizational psychology. </w:t>
      </w:r>
      <w:r w:rsidRPr="000D3C23">
        <w:rPr>
          <w:lang w:val="en-US"/>
        </w:rPr>
        <w:t>Chicago: Rand McNally: 1297-1349.</w:t>
      </w:r>
    </w:p>
    <w:p w14:paraId="0B08A04F" w14:textId="77777777" w:rsidR="00674C6B" w:rsidRPr="000D3C23" w:rsidRDefault="00674C6B" w:rsidP="00627E9C">
      <w:pPr>
        <w:spacing w:line="240" w:lineRule="auto"/>
        <w:rPr>
          <w:lang w:val="en-US"/>
        </w:rPr>
      </w:pPr>
    </w:p>
    <w:p w14:paraId="31F7A717" w14:textId="472DF708" w:rsidR="00664CD3" w:rsidRDefault="00664CD3" w:rsidP="00627E9C">
      <w:pPr>
        <w:spacing w:line="240" w:lineRule="auto"/>
      </w:pPr>
      <w:r w:rsidRPr="000D3C23">
        <w:rPr>
          <w:lang w:val="en-US"/>
        </w:rPr>
        <w:t>Martinez M</w:t>
      </w:r>
      <w:r w:rsidR="002E62EF" w:rsidRPr="000D3C23">
        <w:rPr>
          <w:lang w:val="en-US"/>
        </w:rPr>
        <w:t>.</w:t>
      </w:r>
      <w:r w:rsidRPr="000D3C23">
        <w:rPr>
          <w:lang w:val="en-US"/>
        </w:rPr>
        <w:t xml:space="preserve">C. </w:t>
      </w:r>
      <w:r w:rsidR="002E62EF" w:rsidRPr="000D3C23">
        <w:rPr>
          <w:lang w:val="en-US"/>
        </w:rPr>
        <w:t>20</w:t>
      </w:r>
      <w:r w:rsidR="00674C6B" w:rsidRPr="000D3C23">
        <w:rPr>
          <w:lang w:val="en-US"/>
        </w:rPr>
        <w:t>0</w:t>
      </w:r>
      <w:r w:rsidR="002E62EF" w:rsidRPr="000D3C23">
        <w:rPr>
          <w:lang w:val="en-US"/>
        </w:rPr>
        <w:t xml:space="preserve">2. </w:t>
      </w:r>
      <w:r w:rsidRPr="00E07543">
        <w:t>As relações entre a satisfação com aspectos psicossociais no trabalho e a saúde do trabalhador. Dissertação de Mestrado</w:t>
      </w:r>
      <w:r w:rsidR="00E07543">
        <w:t xml:space="preserve">. </w:t>
      </w:r>
      <w:r w:rsidRPr="00E07543">
        <w:t>Faculdade de Saúde Pública da USP.</w:t>
      </w:r>
      <w:r w:rsidR="00E07543">
        <w:t xml:space="preserve"> São Paulo, SP, Brasil.</w:t>
      </w:r>
    </w:p>
    <w:p w14:paraId="496AC6B2" w14:textId="77777777" w:rsidR="00674C6B" w:rsidRPr="00E07543" w:rsidRDefault="00674C6B" w:rsidP="00627E9C">
      <w:pPr>
        <w:spacing w:line="240" w:lineRule="auto"/>
      </w:pPr>
    </w:p>
    <w:p w14:paraId="65725EF3" w14:textId="0D217C24" w:rsidR="007C684C" w:rsidRPr="00A2638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rPr>
        <w:t>Ministério do Trabalho e Previdência. 2022. Norma Regulamentadora n</w:t>
      </w:r>
      <w:r w:rsidRPr="00E07543">
        <w:rPr>
          <w:rFonts w:ascii="Symbol" w:eastAsia="Symbol" w:hAnsi="Symbol" w:cs="Symbol"/>
          <w:color w:val="000000"/>
        </w:rPr>
        <w:t>°</w:t>
      </w:r>
      <w:r w:rsidRPr="00E07543">
        <w:rPr>
          <w:rFonts w:eastAsia="Arial"/>
          <w:color w:val="000000"/>
        </w:rPr>
        <w:t xml:space="preserve"> 4 - </w:t>
      </w:r>
      <w:proofErr w:type="spellStart"/>
      <w:r w:rsidRPr="00E07543">
        <w:rPr>
          <w:rFonts w:eastAsia="Arial"/>
          <w:color w:val="000000"/>
        </w:rPr>
        <w:t>Serviços</w:t>
      </w:r>
      <w:proofErr w:type="spellEnd"/>
      <w:r w:rsidRPr="00E07543">
        <w:rPr>
          <w:rFonts w:eastAsia="Arial"/>
          <w:color w:val="000000"/>
        </w:rPr>
        <w:t xml:space="preserve"> Especializados em Engenharia de </w:t>
      </w:r>
      <w:proofErr w:type="spellStart"/>
      <w:r w:rsidRPr="00E07543">
        <w:rPr>
          <w:rFonts w:eastAsia="Arial"/>
          <w:color w:val="000000"/>
        </w:rPr>
        <w:t>Segurança</w:t>
      </w:r>
      <w:proofErr w:type="spellEnd"/>
      <w:r w:rsidRPr="00E07543">
        <w:rPr>
          <w:rFonts w:eastAsia="Arial"/>
          <w:color w:val="000000"/>
        </w:rPr>
        <w:t xml:space="preserve"> e em Medicina do Trabalho. Disponível</w:t>
      </w:r>
      <w:r w:rsidRPr="00E07543">
        <w:rPr>
          <w:rFonts w:eastAsia="Arial"/>
        </w:rPr>
        <w:t xml:space="preserve"> </w:t>
      </w:r>
      <w:r w:rsidRPr="00E07543">
        <w:rPr>
          <w:rFonts w:eastAsia="Arial"/>
          <w:color w:val="000000"/>
        </w:rPr>
        <w:t>em</w:t>
      </w:r>
      <w:r w:rsidRPr="00E07543">
        <w:rPr>
          <w:rFonts w:eastAsia="Arial"/>
        </w:rPr>
        <w:t xml:space="preserve">: </w:t>
      </w:r>
      <w:r w:rsidRPr="00E07543">
        <w:rPr>
          <w:rFonts w:eastAsia="Arial"/>
          <w:color w:val="000000"/>
        </w:rPr>
        <w:t xml:space="preserve">   &lt;</w:t>
      </w:r>
      <w:hyperlink r:id="rId20">
        <w:r w:rsidRPr="00E07543">
          <w:rPr>
            <w:rFonts w:eastAsia="Arial"/>
            <w:color w:val="0563C1"/>
            <w:u w:val="single"/>
          </w:rPr>
          <w:t>https://www.gov.br/trabalho-e-previdencia/pt-br/composicao/orgaos-especificos/secretaria-de-trabalho/inspecao/seguranca-e-saude-no-trabalho/normas-regulamentadoras/nr-04.pdf</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 </w:t>
      </w:r>
    </w:p>
    <w:p w14:paraId="58A437BC"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182C29A9" w14:textId="44F0FC84" w:rsidR="00664CD3" w:rsidRPr="005608D1" w:rsidRDefault="00664CD3" w:rsidP="00627E9C">
      <w:pPr>
        <w:spacing w:line="240" w:lineRule="auto"/>
        <w:rPr>
          <w:lang w:val="en-US"/>
        </w:rPr>
      </w:pPr>
      <w:r w:rsidRPr="00E07543">
        <w:t xml:space="preserve">O’Donnell M.P; </w:t>
      </w:r>
      <w:proofErr w:type="spellStart"/>
      <w:r w:rsidRPr="00E07543">
        <w:t>Ogata</w:t>
      </w:r>
      <w:proofErr w:type="spellEnd"/>
      <w:r w:rsidRPr="00E07543">
        <w:t xml:space="preserve"> A.J.N. Promoção da saúde nas empresas. 2014. Disponível em: &lt;</w:t>
      </w:r>
      <w:hyperlink r:id="rId21" w:history="1">
        <w:r w:rsidRPr="00E07543">
          <w:rPr>
            <w:rStyle w:val="Hyperlink"/>
          </w:rPr>
          <w:t>https://www.iess.org.br/sites/default/files/2021-04/ES04-</w:t>
        </w:r>
        <w:r w:rsidRPr="00E07543">
          <w:rPr>
            <w:rStyle w:val="Hyperlink"/>
          </w:rPr>
          <w:lastRenderedPageBreak/>
          <w:t>PROMO%C3%87%C3%83O%20DA%20SA%C3%9ADE%20NAS%20EMPRESAS.pdf</w:t>
        </w:r>
      </w:hyperlink>
      <w:r w:rsidRPr="00E07543">
        <w:t xml:space="preserve">&gt; . </w:t>
      </w:r>
      <w:proofErr w:type="spellStart"/>
      <w:r w:rsidRPr="005608D1">
        <w:rPr>
          <w:lang w:val="en-US"/>
        </w:rPr>
        <w:t>Acesso</w:t>
      </w:r>
      <w:proofErr w:type="spellEnd"/>
      <w:r w:rsidRPr="005608D1">
        <w:rPr>
          <w:lang w:val="en-US"/>
        </w:rPr>
        <w:t xml:space="preserve"> </w:t>
      </w:r>
      <w:proofErr w:type="spellStart"/>
      <w:r w:rsidRPr="005608D1">
        <w:rPr>
          <w:lang w:val="en-US"/>
        </w:rPr>
        <w:t>em</w:t>
      </w:r>
      <w:proofErr w:type="spellEnd"/>
      <w:r w:rsidRPr="005608D1">
        <w:rPr>
          <w:lang w:val="en-US"/>
        </w:rPr>
        <w:t xml:space="preserve">: 15 ago. 2022. </w:t>
      </w:r>
    </w:p>
    <w:p w14:paraId="6C1421A7" w14:textId="77777777" w:rsidR="00674C6B" w:rsidRPr="005608D1" w:rsidRDefault="00674C6B" w:rsidP="00627E9C">
      <w:pPr>
        <w:spacing w:line="240" w:lineRule="auto"/>
        <w:rPr>
          <w:lang w:val="en-US"/>
        </w:rPr>
      </w:pPr>
    </w:p>
    <w:p w14:paraId="6FB1786D" w14:textId="76CABCF3" w:rsidR="007C684C" w:rsidRPr="00A2638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Oscilla</w:t>
      </w:r>
      <w:proofErr w:type="spellEnd"/>
      <w:r w:rsidRPr="00E07543">
        <w:rPr>
          <w:rFonts w:eastAsia="Arial"/>
          <w:color w:val="000000"/>
          <w:lang w:val="en-US"/>
        </w:rPr>
        <w:t xml:space="preserve"> K.C; Van </w:t>
      </w:r>
      <w:proofErr w:type="spellStart"/>
      <w:r w:rsidRPr="00E07543">
        <w:rPr>
          <w:rFonts w:eastAsia="Arial"/>
          <w:color w:val="000000"/>
          <w:lang w:val="en-US"/>
        </w:rPr>
        <w:t>Busum</w:t>
      </w:r>
      <w:proofErr w:type="spellEnd"/>
      <w:r w:rsidRPr="00E07543">
        <w:rPr>
          <w:rFonts w:eastAsia="Arial"/>
          <w:color w:val="000000"/>
          <w:lang w:val="en-US"/>
        </w:rPr>
        <w:t xml:space="preserve"> K; </w:t>
      </w:r>
      <w:proofErr w:type="spellStart"/>
      <w:r w:rsidRPr="00E07543">
        <w:rPr>
          <w:rFonts w:eastAsia="Arial"/>
          <w:color w:val="000000"/>
          <w:lang w:val="en-US"/>
        </w:rPr>
        <w:t>Schner</w:t>
      </w:r>
      <w:proofErr w:type="spellEnd"/>
      <w:r w:rsidRPr="00E07543">
        <w:rPr>
          <w:rFonts w:eastAsia="Arial"/>
          <w:color w:val="000000"/>
          <w:lang w:val="en-US"/>
        </w:rPr>
        <w:t xml:space="preserve"> C; Larkin J.W; Eibner C; </w:t>
      </w:r>
      <w:proofErr w:type="spellStart"/>
      <w:r w:rsidRPr="00E07543">
        <w:rPr>
          <w:rFonts w:eastAsia="Arial"/>
          <w:color w:val="000000"/>
          <w:lang w:val="en-US"/>
        </w:rPr>
        <w:t>Mattke</w:t>
      </w:r>
      <w:proofErr w:type="spellEnd"/>
      <w:r w:rsidRPr="00E07543">
        <w:rPr>
          <w:rFonts w:eastAsia="Arial"/>
          <w:color w:val="000000"/>
          <w:lang w:val="en-US"/>
        </w:rPr>
        <w:t xml:space="preserve"> S. 2012. Systematic review of the impact of worksite wellness programs. </w:t>
      </w:r>
      <w:r w:rsidRPr="00A2638C">
        <w:rPr>
          <w:rFonts w:eastAsia="Arial"/>
          <w:color w:val="000000"/>
          <w:lang w:val="en-US"/>
        </w:rPr>
        <w:t xml:space="preserve">Am J </w:t>
      </w:r>
      <w:proofErr w:type="spellStart"/>
      <w:r w:rsidRPr="00A2638C">
        <w:rPr>
          <w:rFonts w:eastAsia="Arial"/>
          <w:color w:val="000000"/>
          <w:lang w:val="en-US"/>
        </w:rPr>
        <w:t>Manag</w:t>
      </w:r>
      <w:proofErr w:type="spellEnd"/>
      <w:r w:rsidRPr="00A2638C">
        <w:rPr>
          <w:rFonts w:eastAsia="Arial"/>
          <w:color w:val="000000"/>
          <w:lang w:val="en-US"/>
        </w:rPr>
        <w:t xml:space="preserve"> Care 18: 68–81. </w:t>
      </w:r>
    </w:p>
    <w:p w14:paraId="5ABFACBD" w14:textId="77777777" w:rsidR="006F5AD5" w:rsidRPr="00A2638C" w:rsidRDefault="006F5AD5" w:rsidP="00627E9C">
      <w:pPr>
        <w:pBdr>
          <w:top w:val="nil"/>
          <w:left w:val="nil"/>
          <w:bottom w:val="nil"/>
          <w:right w:val="nil"/>
          <w:between w:val="nil"/>
        </w:pBdr>
        <w:spacing w:line="240" w:lineRule="auto"/>
        <w:rPr>
          <w:rFonts w:eastAsia="Arial"/>
          <w:color w:val="000000"/>
          <w:lang w:val="en-US"/>
        </w:rPr>
      </w:pPr>
    </w:p>
    <w:p w14:paraId="0665D9DF" w14:textId="30271669" w:rsidR="007C684C" w:rsidRDefault="007C684C" w:rsidP="00627E9C">
      <w:pPr>
        <w:pBdr>
          <w:top w:val="nil"/>
          <w:left w:val="nil"/>
          <w:bottom w:val="nil"/>
          <w:right w:val="nil"/>
          <w:between w:val="nil"/>
        </w:pBdr>
        <w:spacing w:line="240" w:lineRule="auto"/>
        <w:rPr>
          <w:rFonts w:eastAsia="Arial"/>
        </w:rPr>
      </w:pPr>
      <w:r w:rsidRPr="00E07543">
        <w:rPr>
          <w:rFonts w:eastAsia="Arial"/>
        </w:rPr>
        <w:t>Silva A.L. 2012. O engajamento e o desempenho organizacional a partir da relação entre valores pessoais e organizacionais - um estudo de caso do Colégio Marista Assunção. Disponível</w:t>
      </w:r>
      <w:r w:rsidR="009531A8" w:rsidRPr="00E07543">
        <w:rPr>
          <w:rFonts w:eastAsia="Arial"/>
        </w:rPr>
        <w:t xml:space="preserve"> </w:t>
      </w:r>
      <w:r w:rsidRPr="00E07543">
        <w:rPr>
          <w:rFonts w:eastAsia="Arial"/>
        </w:rPr>
        <w:t>em:</w:t>
      </w:r>
      <w:r w:rsidR="009531A8" w:rsidRPr="00E07543">
        <w:rPr>
          <w:rFonts w:eastAsia="Arial"/>
        </w:rPr>
        <w:t xml:space="preserve"> </w:t>
      </w:r>
      <w:r w:rsidRPr="00E07543">
        <w:rPr>
          <w:rFonts w:eastAsia="Arial"/>
        </w:rPr>
        <w:t>&lt;</w:t>
      </w:r>
      <w:hyperlink r:id="rId22">
        <w:r w:rsidRPr="00E07543">
          <w:rPr>
            <w:rFonts w:eastAsia="Arial"/>
            <w:color w:val="1155CC"/>
            <w:u w:val="single"/>
          </w:rPr>
          <w:t>https://www.lume.ufrgs.br/bitstream/handle/10183/83501/000906641.pdf?sequence=1</w:t>
        </w:r>
      </w:hyperlink>
      <w:r w:rsidRPr="00E07543">
        <w:rPr>
          <w:rFonts w:eastAsia="Arial"/>
        </w:rPr>
        <w:t xml:space="preserve">&gt;. Acesso em 01 abr. 2022. </w:t>
      </w:r>
    </w:p>
    <w:p w14:paraId="66937915" w14:textId="77777777" w:rsidR="006F5AD5" w:rsidRPr="00E07543" w:rsidRDefault="006F5AD5" w:rsidP="00627E9C">
      <w:pPr>
        <w:pBdr>
          <w:top w:val="nil"/>
          <w:left w:val="nil"/>
          <w:bottom w:val="nil"/>
          <w:right w:val="nil"/>
          <w:between w:val="nil"/>
        </w:pBdr>
        <w:spacing w:line="240" w:lineRule="auto"/>
        <w:rPr>
          <w:rFonts w:eastAsia="Arial"/>
        </w:rPr>
      </w:pPr>
    </w:p>
    <w:p w14:paraId="0C6405A0" w14:textId="114C7DF7" w:rsidR="007C684C" w:rsidRPr="00A2638C" w:rsidRDefault="007C684C" w:rsidP="00627E9C">
      <w:pPr>
        <w:pBdr>
          <w:top w:val="nil"/>
          <w:left w:val="nil"/>
          <w:bottom w:val="nil"/>
          <w:right w:val="nil"/>
          <w:between w:val="nil"/>
        </w:pBdr>
        <w:spacing w:line="240" w:lineRule="auto"/>
        <w:rPr>
          <w:rFonts w:eastAsia="Arial"/>
          <w:color w:val="000000"/>
        </w:rPr>
      </w:pPr>
      <w:proofErr w:type="spellStart"/>
      <w:r w:rsidRPr="00E07543">
        <w:rPr>
          <w:rFonts w:eastAsia="Arial"/>
          <w:color w:val="000000"/>
        </w:rPr>
        <w:t>Zat</w:t>
      </w:r>
      <w:proofErr w:type="spellEnd"/>
      <w:r w:rsidRPr="00E07543">
        <w:rPr>
          <w:rFonts w:eastAsia="Arial"/>
          <w:color w:val="000000"/>
        </w:rPr>
        <w:t xml:space="preserve"> F.M; </w:t>
      </w:r>
      <w:proofErr w:type="spellStart"/>
      <w:r w:rsidRPr="00E07543">
        <w:rPr>
          <w:rFonts w:eastAsia="Arial"/>
          <w:color w:val="000000"/>
        </w:rPr>
        <w:t>Coêlho</w:t>
      </w:r>
      <w:proofErr w:type="spellEnd"/>
      <w:r w:rsidRPr="00E07543">
        <w:rPr>
          <w:rFonts w:eastAsia="Arial"/>
          <w:color w:val="000000"/>
        </w:rPr>
        <w:t xml:space="preserve"> A.E.L. 2012. Desafios dos programas de qualidade de vida no trabalho: ênfase na prática da ginástica laboral. EFDeportes.com, Revista Digital. Buenos Aires, </w:t>
      </w:r>
      <w:proofErr w:type="spellStart"/>
      <w:r w:rsidRPr="00E07543">
        <w:rPr>
          <w:rFonts w:eastAsia="Arial"/>
          <w:color w:val="000000"/>
        </w:rPr>
        <w:t>Año</w:t>
      </w:r>
      <w:proofErr w:type="spellEnd"/>
      <w:r w:rsidRPr="00E07543">
        <w:rPr>
          <w:rFonts w:eastAsia="Arial"/>
          <w:color w:val="000000"/>
        </w:rPr>
        <w:t xml:space="preserve"> 15, Nº 166. Disponível em:&lt; </w:t>
      </w:r>
      <w:hyperlink r:id="rId23">
        <w:r w:rsidRPr="00E07543">
          <w:rPr>
            <w:rFonts w:eastAsia="Arial"/>
            <w:color w:val="0563C1"/>
            <w:u w:val="single"/>
          </w:rPr>
          <w:t>http://www.efdeportes.com/</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w:t>
      </w:r>
    </w:p>
    <w:p w14:paraId="1A4747EB" w14:textId="77777777" w:rsidR="00482013" w:rsidRPr="00E07543" w:rsidRDefault="00482013" w:rsidP="00627E9C">
      <w:pPr>
        <w:spacing w:line="240" w:lineRule="auto"/>
      </w:pPr>
    </w:p>
    <w:p w14:paraId="408E195A" w14:textId="52B4D120" w:rsidR="007C7425" w:rsidRPr="00E07543" w:rsidRDefault="007C7425" w:rsidP="00627E9C">
      <w:pPr>
        <w:spacing w:line="240" w:lineRule="auto"/>
        <w:rPr>
          <w:b/>
        </w:rPr>
      </w:pPr>
    </w:p>
    <w:p w14:paraId="6C5A4F0B" w14:textId="50A8EF8C" w:rsidR="00973C7F" w:rsidRDefault="007C684C" w:rsidP="00627E9C">
      <w:pPr>
        <w:spacing w:line="360" w:lineRule="auto"/>
        <w:rPr>
          <w:b/>
        </w:rPr>
      </w:pPr>
      <w:r w:rsidRPr="004C12D2">
        <w:rPr>
          <w:b/>
        </w:rPr>
        <w:t xml:space="preserve">Apêndice </w:t>
      </w:r>
    </w:p>
    <w:p w14:paraId="7BFABC73" w14:textId="77777777" w:rsidR="003C6F70" w:rsidRDefault="003C6F70" w:rsidP="00627E9C">
      <w:pPr>
        <w:spacing w:line="360" w:lineRule="auto"/>
        <w:rPr>
          <w:b/>
        </w:rPr>
      </w:pPr>
    </w:p>
    <w:p w14:paraId="017C1DEA" w14:textId="0D2838A0" w:rsidR="003F76FC" w:rsidRPr="001D46A8" w:rsidRDefault="003F76FC" w:rsidP="00627E9C">
      <w:pPr>
        <w:spacing w:line="360" w:lineRule="auto"/>
      </w:pPr>
      <w:r>
        <w:t xml:space="preserve">1. </w:t>
      </w:r>
      <w:r w:rsidR="00F17F80" w:rsidRPr="00495DE9">
        <w:t>Tradução e adaptação transcultural</w:t>
      </w:r>
      <w:r w:rsidR="00F17F80">
        <w:t xml:space="preserve"> </w:t>
      </w:r>
      <w:r w:rsidR="00F17F80" w:rsidRPr="00495DE9">
        <w:t>d</w:t>
      </w:r>
      <w:r w:rsidR="00F17F80">
        <w:t>o</w:t>
      </w:r>
      <w:r w:rsidR="00F17F80" w:rsidRPr="00495DE9">
        <w:t xml:space="preserve"> instrumento</w:t>
      </w:r>
      <w:r w:rsidR="00F17F80">
        <w:t xml:space="preserve"> </w:t>
      </w:r>
      <w:r w:rsidR="00F17F80" w:rsidRPr="00495DE9">
        <w:t>estrangeiro</w:t>
      </w:r>
      <w:r w:rsidR="00F17F80">
        <w:t xml:space="preserve"> </w:t>
      </w:r>
      <w:r w:rsidR="00F17F80" w:rsidRPr="001A7E3A">
        <w:t xml:space="preserve">modelo de questionário de qualidade de vida do </w:t>
      </w:r>
      <w:proofErr w:type="spellStart"/>
      <w:r w:rsidR="00F17F80" w:rsidRPr="001A7E3A">
        <w:t>National</w:t>
      </w:r>
      <w:proofErr w:type="spellEnd"/>
      <w:r w:rsidR="00F17F80" w:rsidRPr="001A7E3A">
        <w:t xml:space="preserve"> </w:t>
      </w:r>
      <w:proofErr w:type="spellStart"/>
      <w:r w:rsidR="00F17F80" w:rsidRPr="001A7E3A">
        <w:t>Institute</w:t>
      </w:r>
      <w:proofErr w:type="spellEnd"/>
      <w:r w:rsidR="00F17F80" w:rsidRPr="001A7E3A">
        <w:t xml:space="preserve"> for </w:t>
      </w:r>
      <w:proofErr w:type="spellStart"/>
      <w:r w:rsidR="00F17F80" w:rsidRPr="001A7E3A">
        <w:t>Occupational</w:t>
      </w:r>
      <w:proofErr w:type="spellEnd"/>
      <w:r w:rsidR="00F17F80" w:rsidRPr="001A7E3A">
        <w:t xml:space="preserve"> </w:t>
      </w:r>
      <w:proofErr w:type="spellStart"/>
      <w:r w:rsidR="00F17F80" w:rsidRPr="001A7E3A">
        <w:t>Safety</w:t>
      </w:r>
      <w:proofErr w:type="spellEnd"/>
      <w:r w:rsidR="00F17F80" w:rsidRPr="001A7E3A">
        <w:t xml:space="preserve"> </w:t>
      </w:r>
      <w:proofErr w:type="spellStart"/>
      <w:r w:rsidR="00F17F80" w:rsidRPr="001A7E3A">
        <w:t>and</w:t>
      </w:r>
      <w:proofErr w:type="spellEnd"/>
      <w:r w:rsidR="00F17F80" w:rsidRPr="001A7E3A">
        <w:t xml:space="preserve"> Health </w:t>
      </w:r>
      <w:proofErr w:type="spellStart"/>
      <w:r w:rsidR="00F17F80" w:rsidRPr="00973C7F">
        <w:rPr>
          <w:i/>
          <w:iCs/>
        </w:rPr>
        <w:t>Worker</w:t>
      </w:r>
      <w:proofErr w:type="spellEnd"/>
      <w:r w:rsidR="00F17F80" w:rsidRPr="00973C7F">
        <w:rPr>
          <w:i/>
          <w:iCs/>
        </w:rPr>
        <w:t xml:space="preserve"> </w:t>
      </w:r>
      <w:proofErr w:type="spellStart"/>
      <w:r w:rsidR="00F17F80" w:rsidRPr="00973C7F">
        <w:rPr>
          <w:i/>
          <w:iCs/>
        </w:rPr>
        <w:t>Well-Being</w:t>
      </w:r>
      <w:proofErr w:type="spellEnd"/>
      <w:r w:rsidR="00F17F80" w:rsidRPr="00973C7F">
        <w:rPr>
          <w:i/>
          <w:iCs/>
        </w:rPr>
        <w:t xml:space="preserve"> </w:t>
      </w:r>
      <w:proofErr w:type="spellStart"/>
      <w:r w:rsidR="00F17F80" w:rsidRPr="00973C7F">
        <w:rPr>
          <w:i/>
          <w:iCs/>
        </w:rPr>
        <w:t>Questionnaire</w:t>
      </w:r>
      <w:proofErr w:type="spellEnd"/>
      <w:r w:rsidR="00F17F80" w:rsidRPr="001A7E3A">
        <w:t xml:space="preserve"> (NIOSH </w:t>
      </w:r>
      <w:proofErr w:type="spellStart"/>
      <w:r w:rsidR="00F17F80" w:rsidRPr="001A7E3A">
        <w:t>WellBQ</w:t>
      </w:r>
      <w:proofErr w:type="spellEnd"/>
      <w:r w:rsidR="00F17F80" w:rsidRPr="001A7E3A">
        <w:t xml:space="preserve">), </w:t>
      </w:r>
      <w:r w:rsidR="00F17F80" w:rsidRPr="00495DE9">
        <w:t>para o Português Brasileiro</w:t>
      </w:r>
      <w:r w:rsidR="00F17F80">
        <w:t xml:space="preserve">. </w:t>
      </w:r>
    </w:p>
    <w:p w14:paraId="5F973DC6" w14:textId="77777777" w:rsidR="00973C7F" w:rsidRPr="0027162A" w:rsidRDefault="00973C7F" w:rsidP="00627E9C">
      <w:pPr>
        <w:jc w:val="center"/>
        <w:rPr>
          <w:b/>
          <w:sz w:val="10"/>
          <w:szCs w:val="10"/>
        </w:rPr>
      </w:pPr>
      <w:r w:rsidRPr="0027162A">
        <w:rPr>
          <w:b/>
          <w:sz w:val="10"/>
          <w:szCs w:val="10"/>
        </w:rPr>
        <w:t xml:space="preserve">NIOSH </w:t>
      </w:r>
      <w:proofErr w:type="spellStart"/>
      <w:r w:rsidRPr="0027162A">
        <w:rPr>
          <w:b/>
          <w:sz w:val="10"/>
          <w:szCs w:val="10"/>
        </w:rPr>
        <w:t>WellBQ</w:t>
      </w:r>
      <w:proofErr w:type="spellEnd"/>
    </w:p>
    <w:p w14:paraId="4829BA9B" w14:textId="77777777" w:rsidR="00973C7F" w:rsidRPr="0027162A" w:rsidRDefault="00973C7F" w:rsidP="00627E9C">
      <w:pPr>
        <w:jc w:val="center"/>
        <w:rPr>
          <w:b/>
          <w:sz w:val="10"/>
          <w:szCs w:val="10"/>
        </w:rPr>
      </w:pPr>
      <w:r w:rsidRPr="0027162A">
        <w:rPr>
          <w:b/>
          <w:sz w:val="10"/>
          <w:szCs w:val="10"/>
        </w:rPr>
        <w:t>Questionário de Bem-estar do Trabalhador</w:t>
      </w:r>
    </w:p>
    <w:p w14:paraId="03E8B8CF" w14:textId="77777777" w:rsidR="00973C7F" w:rsidRPr="0027162A" w:rsidRDefault="00973C7F" w:rsidP="00627E9C">
      <w:pPr>
        <w:jc w:val="center"/>
        <w:rPr>
          <w:b/>
          <w:sz w:val="10"/>
          <w:szCs w:val="10"/>
        </w:rPr>
      </w:pPr>
      <w:r w:rsidRPr="0027162A">
        <w:rPr>
          <w:b/>
          <w:sz w:val="10"/>
          <w:szCs w:val="10"/>
        </w:rPr>
        <w:t>do Instituto Nacional de Saúde e Segurança Ocupacional</w:t>
      </w:r>
    </w:p>
    <w:p w14:paraId="12069147" w14:textId="77777777" w:rsidR="00973C7F" w:rsidRPr="0027162A" w:rsidRDefault="00973C7F" w:rsidP="00627E9C">
      <w:pPr>
        <w:jc w:val="center"/>
        <w:rPr>
          <w:sz w:val="10"/>
          <w:szCs w:val="10"/>
        </w:rPr>
      </w:pPr>
    </w:p>
    <w:p w14:paraId="21000D7D" w14:textId="77777777" w:rsidR="00973C7F" w:rsidRPr="0027162A" w:rsidRDefault="00973C7F" w:rsidP="00627E9C">
      <w:pPr>
        <w:jc w:val="center"/>
        <w:rPr>
          <w:sz w:val="10"/>
          <w:szCs w:val="10"/>
        </w:rPr>
      </w:pPr>
      <w:r w:rsidRPr="0027162A">
        <w:rPr>
          <w:sz w:val="10"/>
          <w:szCs w:val="10"/>
        </w:rPr>
        <w:t>Versão 1</w:t>
      </w:r>
    </w:p>
    <w:p w14:paraId="1A122CD5" w14:textId="77777777" w:rsidR="00973C7F" w:rsidRPr="0027162A" w:rsidRDefault="00973C7F" w:rsidP="00627E9C">
      <w:pPr>
        <w:rPr>
          <w:sz w:val="10"/>
          <w:szCs w:val="10"/>
        </w:rPr>
      </w:pPr>
      <w:r w:rsidRPr="0027162A">
        <w:rPr>
          <w:sz w:val="10"/>
          <w:szCs w:val="10"/>
        </w:rPr>
        <w:t xml:space="preserve">Bem-vindo! Obrigado por concordar em preencher o Questionário de Bem-estar do trabalhador do Instituto Nacional de Saúde e Segurança Ocupacional, conhecido como </w:t>
      </w:r>
      <w:r w:rsidRPr="0027162A">
        <w:rPr>
          <w:b/>
          <w:sz w:val="10"/>
          <w:szCs w:val="10"/>
        </w:rPr>
        <w:t xml:space="preserve">NIOSH </w:t>
      </w:r>
      <w:proofErr w:type="spellStart"/>
      <w:proofErr w:type="gramStart"/>
      <w:r w:rsidRPr="0027162A">
        <w:rPr>
          <w:b/>
          <w:sz w:val="10"/>
          <w:szCs w:val="10"/>
        </w:rPr>
        <w:t>WellBQ</w:t>
      </w:r>
      <w:proofErr w:type="spellEnd"/>
      <w:r w:rsidRPr="0027162A">
        <w:rPr>
          <w:sz w:val="10"/>
          <w:szCs w:val="10"/>
        </w:rPr>
        <w:t xml:space="preserve"> .</w:t>
      </w:r>
      <w:proofErr w:type="gramEnd"/>
      <w:r w:rsidRPr="0027162A">
        <w:rPr>
          <w:sz w:val="10"/>
          <w:szCs w:val="10"/>
        </w:rPr>
        <w:t xml:space="preserve"> Esta pesquisa questiona sobre aspectos de seu trabalho e local de trabalho, sua saúde e sua vida fora do trabalho. As informações ajudarão a fornecer uma melhor compreensão de como os trabalhadores da sua organização estão e identificar formas de melhorar o bem-estar do trabalhador.</w:t>
      </w:r>
    </w:p>
    <w:p w14:paraId="464EB89A" w14:textId="77777777" w:rsidR="00973C7F" w:rsidRPr="0027162A" w:rsidRDefault="00973C7F" w:rsidP="00627E9C">
      <w:pPr>
        <w:rPr>
          <w:sz w:val="10"/>
          <w:szCs w:val="10"/>
        </w:rPr>
      </w:pPr>
      <w:r w:rsidRPr="0027162A">
        <w:rPr>
          <w:sz w:val="10"/>
          <w:szCs w:val="10"/>
        </w:rPr>
        <w:t>Você pode optar por não participar. Em qualquer pergunta, você pode optar por não responder. Não há respostas certas ou erradas. Basta basear suas respostas no que você pensa. Algumas perguntas podem não se aplicar à sua situação. Nesses casos, você pode escolher “Não se aplica” se for uma das opções de resposta. Por favor, tente completar a pesquisa em uma única sessão. Levará cerca de 15 minutos para ser concluída.</w:t>
      </w:r>
    </w:p>
    <w:p w14:paraId="550CC1E3" w14:textId="77777777" w:rsidR="00973C7F" w:rsidRPr="0027162A" w:rsidRDefault="00973C7F" w:rsidP="00627E9C">
      <w:pPr>
        <w:rPr>
          <w:sz w:val="10"/>
          <w:szCs w:val="10"/>
        </w:rPr>
      </w:pPr>
      <w:r w:rsidRPr="0027162A">
        <w:rPr>
          <w:sz w:val="10"/>
          <w:szCs w:val="10"/>
        </w:rPr>
        <w:t xml:space="preserve">Se você tiver mais de um emprego, responda às perguntas, conforme elas se aplicam ao seu emprego principal. </w:t>
      </w:r>
    </w:p>
    <w:p w14:paraId="6577086A" w14:textId="77777777" w:rsidR="00973C7F" w:rsidRPr="0027162A" w:rsidRDefault="00973C7F" w:rsidP="00627E9C">
      <w:pPr>
        <w:rPr>
          <w:sz w:val="10"/>
          <w:szCs w:val="10"/>
        </w:rPr>
      </w:pPr>
    </w:p>
    <w:p w14:paraId="228ABA61" w14:textId="77777777" w:rsidR="00973C7F" w:rsidRPr="0027162A" w:rsidRDefault="00973C7F" w:rsidP="00627E9C">
      <w:pPr>
        <w:rPr>
          <w:sz w:val="10"/>
          <w:szCs w:val="10"/>
        </w:rPr>
      </w:pPr>
      <w:r w:rsidRPr="0027162A">
        <w:rPr>
          <w:sz w:val="10"/>
          <w:szCs w:val="10"/>
        </w:rPr>
        <w:t>Esse produto é um componente do Questionário de Bem-Estar do Trabalhador NIOSH (</w:t>
      </w:r>
      <w:proofErr w:type="spellStart"/>
      <w:r w:rsidRPr="0027162A">
        <w:rPr>
          <w:sz w:val="10"/>
          <w:szCs w:val="10"/>
        </w:rPr>
        <w:t>WellBQ</w:t>
      </w:r>
      <w:proofErr w:type="spellEnd"/>
      <w:r w:rsidRPr="0027162A">
        <w:rPr>
          <w:sz w:val="10"/>
          <w:szCs w:val="10"/>
        </w:rPr>
        <w:t>): DHHS (NIOSH) Publicação nº 2021-110 (revisada em 5/2021) DOI: https://doi.org/10.26616/NIOSHPUB2021110revised52021</w:t>
      </w:r>
    </w:p>
    <w:p w14:paraId="3F1CD5FC" w14:textId="77777777" w:rsidR="00973C7F" w:rsidRPr="0027162A" w:rsidRDefault="00973C7F" w:rsidP="00627E9C">
      <w:pPr>
        <w:rPr>
          <w:sz w:val="10"/>
          <w:szCs w:val="10"/>
        </w:rPr>
      </w:pPr>
    </w:p>
    <w:p w14:paraId="5049E79B" w14:textId="77777777" w:rsidR="00973C7F" w:rsidRPr="0027162A" w:rsidRDefault="00973C7F" w:rsidP="00627E9C">
      <w:pPr>
        <w:rPr>
          <w:b/>
          <w:sz w:val="10"/>
          <w:szCs w:val="10"/>
        </w:rPr>
      </w:pPr>
      <w:r w:rsidRPr="0027162A">
        <w:rPr>
          <w:b/>
          <w:sz w:val="10"/>
          <w:szCs w:val="10"/>
        </w:rPr>
        <w:t>As perguntas nesta seção questionam como você se sente sobre os diferentes aspectos do seu trabalho. Se você tiver mais de um emprego, por favor, responda às perguntas, conforme elas se aplicam ao seu emprego principal.</w:t>
      </w:r>
    </w:p>
    <w:p w14:paraId="3E4714F4" w14:textId="77777777" w:rsidR="00973C7F" w:rsidRPr="0027162A" w:rsidRDefault="00973C7F" w:rsidP="00627E9C">
      <w:pPr>
        <w:rPr>
          <w:b/>
          <w:sz w:val="10"/>
          <w:szCs w:val="10"/>
        </w:rPr>
      </w:pPr>
      <w:r w:rsidRPr="0027162A">
        <w:rPr>
          <w:b/>
          <w:sz w:val="10"/>
          <w:szCs w:val="10"/>
        </w:rPr>
        <w:t xml:space="preserve">Q1. No geral, estou ____ com meu trabalho. </w:t>
      </w:r>
    </w:p>
    <w:p w14:paraId="47FBA0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1B564DE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58F712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987B71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068820F6" w14:textId="77777777" w:rsidR="00973C7F" w:rsidRPr="0027162A" w:rsidRDefault="00973C7F" w:rsidP="00627E9C">
      <w:pPr>
        <w:rPr>
          <w:sz w:val="10"/>
          <w:szCs w:val="10"/>
        </w:rPr>
      </w:pPr>
    </w:p>
    <w:p w14:paraId="2F653FE8" w14:textId="77777777" w:rsidR="00973C7F" w:rsidRPr="0027162A" w:rsidRDefault="00973C7F" w:rsidP="00627E9C">
      <w:pPr>
        <w:rPr>
          <w:b/>
          <w:sz w:val="10"/>
          <w:szCs w:val="10"/>
        </w:rPr>
      </w:pPr>
      <w:r w:rsidRPr="0027162A">
        <w:rPr>
          <w:b/>
          <w:sz w:val="10"/>
          <w:szCs w:val="10"/>
        </w:rPr>
        <w:t>Q2. Estou ____ com meu salário.</w:t>
      </w:r>
    </w:p>
    <w:p w14:paraId="5A5166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7FC8827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4A42E8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3E130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71063509" w14:textId="77777777" w:rsidR="00973C7F" w:rsidRPr="0027162A" w:rsidRDefault="00973C7F" w:rsidP="00627E9C">
      <w:pPr>
        <w:rPr>
          <w:sz w:val="10"/>
          <w:szCs w:val="10"/>
        </w:rPr>
      </w:pPr>
    </w:p>
    <w:p w14:paraId="162D9647" w14:textId="77777777" w:rsidR="00973C7F" w:rsidRPr="0027162A" w:rsidRDefault="00973C7F" w:rsidP="00627E9C">
      <w:pPr>
        <w:rPr>
          <w:b/>
          <w:sz w:val="10"/>
          <w:szCs w:val="10"/>
        </w:rPr>
      </w:pPr>
      <w:r w:rsidRPr="0027162A">
        <w:rPr>
          <w:b/>
          <w:sz w:val="10"/>
          <w:szCs w:val="10"/>
        </w:rPr>
        <w:t>Q3. Estou ____ com os benefícios fornecidos pelo meu empregador.</w:t>
      </w:r>
    </w:p>
    <w:p w14:paraId="6DE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6890E0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90FA6A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8790D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711DB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31B48B9" w14:textId="77777777" w:rsidR="00973C7F" w:rsidRPr="0027162A" w:rsidRDefault="00973C7F" w:rsidP="00627E9C">
      <w:pPr>
        <w:rPr>
          <w:sz w:val="10"/>
          <w:szCs w:val="10"/>
        </w:rPr>
      </w:pPr>
    </w:p>
    <w:p w14:paraId="78C1CB87" w14:textId="77777777" w:rsidR="00973C7F" w:rsidRPr="0027162A" w:rsidRDefault="00973C7F" w:rsidP="00627E9C">
      <w:pPr>
        <w:rPr>
          <w:b/>
          <w:sz w:val="10"/>
          <w:szCs w:val="10"/>
        </w:rPr>
      </w:pPr>
      <w:r w:rsidRPr="0027162A">
        <w:rPr>
          <w:b/>
          <w:sz w:val="10"/>
          <w:szCs w:val="10"/>
        </w:rPr>
        <w:t>Q4. Estou ____ com minhas chances de avançar no trabalho.</w:t>
      </w:r>
    </w:p>
    <w:p w14:paraId="3DA9F0A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B8225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0AD979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540BA6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5E09961A" w14:textId="77777777" w:rsidR="00973C7F" w:rsidRPr="0027162A" w:rsidRDefault="00973C7F" w:rsidP="00627E9C">
      <w:pPr>
        <w:rPr>
          <w:b/>
          <w:sz w:val="10"/>
          <w:szCs w:val="10"/>
        </w:rPr>
      </w:pPr>
      <w:r w:rsidRPr="0027162A">
        <w:rPr>
          <w:b/>
          <w:sz w:val="10"/>
          <w:szCs w:val="10"/>
        </w:rPr>
        <w:t>Q5. Posso contar com meu supervisor para me apoiar quando preciso.</w:t>
      </w:r>
    </w:p>
    <w:p w14:paraId="30D04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180D78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6D96F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5E9A14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81E96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287C075E" w14:textId="77777777" w:rsidR="00973C7F" w:rsidRPr="0027162A" w:rsidRDefault="00973C7F" w:rsidP="00627E9C">
      <w:pPr>
        <w:rPr>
          <w:b/>
          <w:sz w:val="10"/>
          <w:szCs w:val="10"/>
        </w:rPr>
      </w:pPr>
    </w:p>
    <w:p w14:paraId="39336BDA" w14:textId="77777777" w:rsidR="00973C7F" w:rsidRPr="0027162A" w:rsidRDefault="00973C7F" w:rsidP="00627E9C">
      <w:pPr>
        <w:rPr>
          <w:b/>
          <w:sz w:val="10"/>
          <w:szCs w:val="10"/>
        </w:rPr>
      </w:pPr>
      <w:r w:rsidRPr="0027162A">
        <w:rPr>
          <w:b/>
          <w:sz w:val="10"/>
          <w:szCs w:val="10"/>
        </w:rPr>
        <w:t>Q6. Posso contar com meus colegas de trabalho para me apoiar quando preciso.</w:t>
      </w:r>
    </w:p>
    <w:p w14:paraId="04BD67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40589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C9401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650D91D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4A191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565CF88" w14:textId="77777777" w:rsidR="00973C7F" w:rsidRPr="0027162A" w:rsidRDefault="00973C7F" w:rsidP="00627E9C">
      <w:pPr>
        <w:rPr>
          <w:sz w:val="10"/>
          <w:szCs w:val="10"/>
        </w:rPr>
      </w:pPr>
    </w:p>
    <w:p w14:paraId="3DD78519" w14:textId="77777777" w:rsidR="00973C7F" w:rsidRPr="0027162A" w:rsidRDefault="00973C7F" w:rsidP="00627E9C">
      <w:pPr>
        <w:rPr>
          <w:b/>
          <w:sz w:val="10"/>
          <w:szCs w:val="10"/>
        </w:rPr>
      </w:pPr>
      <w:r w:rsidRPr="0027162A">
        <w:rPr>
          <w:b/>
          <w:sz w:val="10"/>
          <w:szCs w:val="10"/>
        </w:rPr>
        <w:t>Q7. Sinto que meu trabalho está seguro.</w:t>
      </w:r>
    </w:p>
    <w:p w14:paraId="1019F1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E43C7F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95C2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F9140AC" w14:textId="1F72B4B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E8C6B7D" w14:textId="77777777" w:rsidR="00973C7F" w:rsidRPr="0027162A" w:rsidRDefault="00973C7F" w:rsidP="00627E9C">
      <w:pPr>
        <w:rPr>
          <w:sz w:val="10"/>
          <w:szCs w:val="10"/>
        </w:rPr>
      </w:pPr>
    </w:p>
    <w:p w14:paraId="026AFFCC" w14:textId="77777777" w:rsidR="00973C7F" w:rsidRPr="0027162A" w:rsidRDefault="00973C7F" w:rsidP="00627E9C">
      <w:pPr>
        <w:rPr>
          <w:b/>
          <w:sz w:val="10"/>
          <w:szCs w:val="10"/>
        </w:rPr>
      </w:pPr>
      <w:r w:rsidRPr="0027162A">
        <w:rPr>
          <w:b/>
          <w:sz w:val="10"/>
          <w:szCs w:val="10"/>
        </w:rPr>
        <w:t>Q8. Tenho muita liberdade para decidir como fazer meu próprio trabalho.</w:t>
      </w:r>
    </w:p>
    <w:p w14:paraId="5DE3EB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BD18E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1678B4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C56F6EF" w14:textId="3C04500F"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C802B64" w14:textId="77777777" w:rsidR="00973C7F" w:rsidRPr="0027162A" w:rsidRDefault="00973C7F" w:rsidP="00627E9C">
      <w:pPr>
        <w:rPr>
          <w:sz w:val="10"/>
          <w:szCs w:val="10"/>
        </w:rPr>
      </w:pPr>
    </w:p>
    <w:p w14:paraId="2F4C2E5B" w14:textId="77777777" w:rsidR="00973C7F" w:rsidRPr="0027162A" w:rsidRDefault="00973C7F" w:rsidP="00627E9C">
      <w:pPr>
        <w:rPr>
          <w:b/>
          <w:sz w:val="10"/>
          <w:szCs w:val="10"/>
        </w:rPr>
      </w:pPr>
      <w:r w:rsidRPr="0027162A">
        <w:rPr>
          <w:b/>
          <w:sz w:val="10"/>
          <w:szCs w:val="10"/>
        </w:rPr>
        <w:t>Q9. Eu nunca pareço ter tempo suficiente para fazer tudo no meu trabalho.</w:t>
      </w:r>
    </w:p>
    <w:p w14:paraId="189B1DE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1D7977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6D9801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4DA2EEB" w14:textId="53CFD7E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D6A5871" w14:textId="77777777" w:rsidR="00973C7F" w:rsidRPr="0027162A" w:rsidRDefault="00973C7F" w:rsidP="00627E9C">
      <w:pPr>
        <w:rPr>
          <w:sz w:val="10"/>
          <w:szCs w:val="10"/>
        </w:rPr>
      </w:pPr>
    </w:p>
    <w:p w14:paraId="4857D727" w14:textId="77777777" w:rsidR="00973C7F" w:rsidRPr="0027162A" w:rsidRDefault="00973C7F" w:rsidP="00627E9C">
      <w:pPr>
        <w:rPr>
          <w:b/>
          <w:sz w:val="10"/>
          <w:szCs w:val="10"/>
        </w:rPr>
      </w:pPr>
      <w:r w:rsidRPr="0027162A">
        <w:rPr>
          <w:b/>
          <w:sz w:val="10"/>
          <w:szCs w:val="10"/>
        </w:rPr>
        <w:t>Q10. O trabalho que faço é significativo para mim.</w:t>
      </w:r>
    </w:p>
    <w:p w14:paraId="6CE5CE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721B57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33B31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0F55F8D" w14:textId="679A34CB"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21E85053" w14:textId="77777777" w:rsidR="00973C7F" w:rsidRPr="0027162A" w:rsidRDefault="00973C7F" w:rsidP="00627E9C">
      <w:pPr>
        <w:rPr>
          <w:sz w:val="10"/>
          <w:szCs w:val="10"/>
        </w:rPr>
      </w:pPr>
    </w:p>
    <w:p w14:paraId="205F83C2" w14:textId="77777777" w:rsidR="00973C7F" w:rsidRPr="0027162A" w:rsidRDefault="00973C7F" w:rsidP="00627E9C">
      <w:pPr>
        <w:rPr>
          <w:b/>
          <w:sz w:val="10"/>
          <w:szCs w:val="10"/>
        </w:rPr>
      </w:pPr>
      <w:r w:rsidRPr="0027162A">
        <w:rPr>
          <w:b/>
          <w:sz w:val="10"/>
          <w:szCs w:val="10"/>
        </w:rPr>
        <w:t>Q11. O trabalho que faço serve a um propósito maior.</w:t>
      </w:r>
    </w:p>
    <w:p w14:paraId="0B4E73A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BB7C7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45F015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40C638C" w14:textId="4F473548" w:rsidR="00973C7F" w:rsidRPr="0027162A" w:rsidRDefault="00973C7F" w:rsidP="00627E9C">
      <w:pPr>
        <w:rPr>
          <w:b/>
          <w:sz w:val="10"/>
          <w:szCs w:val="10"/>
        </w:rPr>
      </w:pPr>
      <w:r w:rsidRPr="0027162A">
        <w:rPr>
          <w:rStyle w:val="y2iqfc"/>
          <w:sz w:val="10"/>
          <w:szCs w:val="10"/>
          <w:lang w:val="pt-PT"/>
        </w:rPr>
        <w:t xml:space="preserve">□ </w:t>
      </w:r>
      <w:r w:rsidRPr="0027162A">
        <w:rPr>
          <w:sz w:val="10"/>
          <w:szCs w:val="10"/>
        </w:rPr>
        <w:t>Concordo totalmente</w:t>
      </w:r>
    </w:p>
    <w:p w14:paraId="5A53CADF" w14:textId="381C316A" w:rsidR="00973C7F" w:rsidRDefault="00973C7F" w:rsidP="00627E9C">
      <w:pPr>
        <w:rPr>
          <w:b/>
          <w:sz w:val="10"/>
          <w:szCs w:val="10"/>
        </w:rPr>
      </w:pPr>
      <w:r w:rsidRPr="0027162A">
        <w:rPr>
          <w:b/>
          <w:sz w:val="10"/>
          <w:szCs w:val="10"/>
        </w:rPr>
        <w:t>Q12. Com que frequência você experimenta estes sentimentos quando está trabalhando?</w:t>
      </w:r>
    </w:p>
    <w:p w14:paraId="2CA07E69" w14:textId="77777777" w:rsidR="00973C7F" w:rsidRPr="0027162A" w:rsidRDefault="00973C7F" w:rsidP="00627E9C">
      <w:pPr>
        <w:rPr>
          <w:b/>
          <w:sz w:val="10"/>
          <w:szCs w:val="10"/>
        </w:rPr>
      </w:pPr>
    </w:p>
    <w:tbl>
      <w:tblPr>
        <w:tblStyle w:val="Tabelacomgrade"/>
        <w:tblW w:w="9072" w:type="dxa"/>
        <w:tblInd w:w="-5" w:type="dxa"/>
        <w:tblLayout w:type="fixed"/>
        <w:tblLook w:val="04A0" w:firstRow="1" w:lastRow="0" w:firstColumn="1" w:lastColumn="0" w:noHBand="0" w:noVBand="1"/>
      </w:tblPr>
      <w:tblGrid>
        <w:gridCol w:w="1745"/>
        <w:gridCol w:w="874"/>
        <w:gridCol w:w="1124"/>
        <w:gridCol w:w="1124"/>
        <w:gridCol w:w="999"/>
        <w:gridCol w:w="1374"/>
        <w:gridCol w:w="1082"/>
        <w:gridCol w:w="750"/>
      </w:tblGrid>
      <w:tr w:rsidR="00164EBA" w:rsidRPr="0027162A" w14:paraId="0B13744B" w14:textId="77777777" w:rsidTr="00164EBA">
        <w:trPr>
          <w:trHeight w:val="841"/>
        </w:trPr>
        <w:tc>
          <w:tcPr>
            <w:tcW w:w="1745" w:type="dxa"/>
          </w:tcPr>
          <w:p w14:paraId="5B9AC51F" w14:textId="77777777" w:rsidR="00973C7F" w:rsidRPr="0027162A" w:rsidRDefault="00973C7F" w:rsidP="00627E9C">
            <w:pPr>
              <w:rPr>
                <w:b/>
                <w:sz w:val="10"/>
                <w:szCs w:val="10"/>
              </w:rPr>
            </w:pPr>
          </w:p>
        </w:tc>
        <w:tc>
          <w:tcPr>
            <w:tcW w:w="874" w:type="dxa"/>
            <w:shd w:val="clear" w:color="auto" w:fill="0070C0"/>
          </w:tcPr>
          <w:p w14:paraId="5B89169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Nunca </w:t>
            </w:r>
          </w:p>
          <w:p w14:paraId="35359BDE"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4A95FC6"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w:t>
            </w:r>
          </w:p>
          <w:p w14:paraId="50CC1DBF"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w:t>
            </w:r>
          </w:p>
          <w:p w14:paraId="419E1B07"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ano ou menos)</w:t>
            </w:r>
          </w:p>
          <w:p w14:paraId="697FB1EF"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2DA083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Raramente</w:t>
            </w:r>
          </w:p>
          <w:p w14:paraId="617A49D9"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ao mês</w:t>
            </w:r>
          </w:p>
          <w:p w14:paraId="2B6FED30" w14:textId="77777777" w:rsidR="00973C7F" w:rsidRPr="0027162A" w:rsidRDefault="00973C7F" w:rsidP="00627E9C">
            <w:pPr>
              <w:rPr>
                <w:b/>
                <w:color w:val="DBE5F1" w:themeColor="accent1" w:themeTint="33"/>
                <w:sz w:val="10"/>
                <w:szCs w:val="10"/>
              </w:rPr>
            </w:pPr>
            <w:r w:rsidRPr="0027162A">
              <w:rPr>
                <w:color w:val="DBE5F1" w:themeColor="accent1" w:themeTint="33"/>
                <w:sz w:val="10"/>
                <w:szCs w:val="10"/>
              </w:rPr>
              <w:t>ou menos)</w:t>
            </w:r>
          </w:p>
        </w:tc>
        <w:tc>
          <w:tcPr>
            <w:tcW w:w="999" w:type="dxa"/>
            <w:shd w:val="clear" w:color="auto" w:fill="0070C0"/>
          </w:tcPr>
          <w:p w14:paraId="7FEB1EB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Às vezes</w:t>
            </w:r>
          </w:p>
          <w:p w14:paraId="7A06D308"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 mês)</w:t>
            </w:r>
          </w:p>
          <w:p w14:paraId="72DAD7B5" w14:textId="77777777" w:rsidR="00973C7F" w:rsidRPr="0027162A" w:rsidRDefault="00973C7F" w:rsidP="00627E9C">
            <w:pPr>
              <w:rPr>
                <w:b/>
                <w:color w:val="DBE5F1" w:themeColor="accent1" w:themeTint="33"/>
                <w:sz w:val="10"/>
                <w:szCs w:val="10"/>
              </w:rPr>
            </w:pPr>
          </w:p>
        </w:tc>
        <w:tc>
          <w:tcPr>
            <w:tcW w:w="1374" w:type="dxa"/>
            <w:shd w:val="clear" w:color="auto" w:fill="0070C0"/>
          </w:tcPr>
          <w:p w14:paraId="50923A0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Frequentemente</w:t>
            </w:r>
          </w:p>
          <w:p w14:paraId="14CA1C4E"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por</w:t>
            </w:r>
          </w:p>
          <w:p w14:paraId="28ACA16C"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semana)</w:t>
            </w:r>
          </w:p>
          <w:p w14:paraId="01B971D9" w14:textId="77777777" w:rsidR="00973C7F" w:rsidRPr="0027162A" w:rsidRDefault="00973C7F" w:rsidP="00627E9C">
            <w:pPr>
              <w:rPr>
                <w:b/>
                <w:color w:val="DBE5F1" w:themeColor="accent1" w:themeTint="33"/>
                <w:sz w:val="10"/>
                <w:szCs w:val="10"/>
              </w:rPr>
            </w:pPr>
          </w:p>
        </w:tc>
        <w:tc>
          <w:tcPr>
            <w:tcW w:w="1082" w:type="dxa"/>
            <w:shd w:val="clear" w:color="auto" w:fill="0070C0"/>
          </w:tcPr>
          <w:p w14:paraId="42513B7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Muito frequentemente</w:t>
            </w:r>
          </w:p>
          <w:p w14:paraId="41642A51" w14:textId="79D3DD80" w:rsidR="00973C7F" w:rsidRPr="0027162A" w:rsidRDefault="00973C7F" w:rsidP="00627E9C">
            <w:pPr>
              <w:rPr>
                <w:color w:val="DBE5F1" w:themeColor="accent1" w:themeTint="33"/>
                <w:sz w:val="10"/>
                <w:szCs w:val="10"/>
              </w:rPr>
            </w:pPr>
            <w:r w:rsidRPr="0027162A">
              <w:rPr>
                <w:color w:val="DBE5F1" w:themeColor="accent1" w:themeTint="33"/>
                <w:sz w:val="10"/>
                <w:szCs w:val="10"/>
              </w:rPr>
              <w:t xml:space="preserve">(algumas vezes </w:t>
            </w:r>
            <w:r w:rsidR="00C23DB0" w:rsidRPr="0027162A">
              <w:rPr>
                <w:color w:val="DBE5F1" w:themeColor="accent1" w:themeTint="33"/>
                <w:sz w:val="10"/>
                <w:szCs w:val="10"/>
              </w:rPr>
              <w:t>por semana</w:t>
            </w:r>
            <w:r w:rsidRPr="0027162A">
              <w:rPr>
                <w:color w:val="DBE5F1" w:themeColor="accent1" w:themeTint="33"/>
                <w:sz w:val="10"/>
                <w:szCs w:val="10"/>
              </w:rPr>
              <w:t>)</w:t>
            </w:r>
          </w:p>
        </w:tc>
        <w:tc>
          <w:tcPr>
            <w:tcW w:w="750" w:type="dxa"/>
            <w:shd w:val="clear" w:color="auto" w:fill="0070C0"/>
          </w:tcPr>
          <w:p w14:paraId="3AB8323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Sempre</w:t>
            </w:r>
          </w:p>
          <w:p w14:paraId="476BBBE1"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(todo dia)</w:t>
            </w:r>
          </w:p>
        </w:tc>
      </w:tr>
      <w:tr w:rsidR="00973C7F" w:rsidRPr="0027162A" w14:paraId="630FCA9A" w14:textId="77777777" w:rsidTr="00164EBA">
        <w:trPr>
          <w:trHeight w:val="151"/>
        </w:trPr>
        <w:tc>
          <w:tcPr>
            <w:tcW w:w="1745" w:type="dxa"/>
          </w:tcPr>
          <w:p w14:paraId="046114A7" w14:textId="77777777" w:rsidR="00973C7F" w:rsidRPr="0027162A" w:rsidRDefault="00973C7F" w:rsidP="00627E9C">
            <w:pPr>
              <w:rPr>
                <w:b/>
                <w:sz w:val="10"/>
                <w:szCs w:val="10"/>
              </w:rPr>
            </w:pPr>
            <w:r w:rsidRPr="0027162A">
              <w:rPr>
                <w:b/>
                <w:sz w:val="10"/>
                <w:szCs w:val="10"/>
              </w:rPr>
              <w:t>A. Entusiasmado</w:t>
            </w:r>
          </w:p>
          <w:p w14:paraId="1B61EF03" w14:textId="77777777" w:rsidR="00973C7F" w:rsidRPr="0027162A" w:rsidRDefault="00973C7F" w:rsidP="00627E9C">
            <w:pPr>
              <w:rPr>
                <w:b/>
                <w:sz w:val="10"/>
                <w:szCs w:val="10"/>
              </w:rPr>
            </w:pPr>
          </w:p>
        </w:tc>
        <w:tc>
          <w:tcPr>
            <w:tcW w:w="874" w:type="dxa"/>
          </w:tcPr>
          <w:p w14:paraId="171AFD3D" w14:textId="77777777" w:rsidR="00973C7F" w:rsidRPr="0027162A" w:rsidRDefault="00973C7F" w:rsidP="00627E9C">
            <w:pPr>
              <w:rPr>
                <w:b/>
                <w:sz w:val="10"/>
                <w:szCs w:val="10"/>
              </w:rPr>
            </w:pPr>
          </w:p>
        </w:tc>
        <w:tc>
          <w:tcPr>
            <w:tcW w:w="1124" w:type="dxa"/>
          </w:tcPr>
          <w:p w14:paraId="0171DB04" w14:textId="77777777" w:rsidR="00973C7F" w:rsidRPr="0027162A" w:rsidRDefault="00973C7F" w:rsidP="00627E9C">
            <w:pPr>
              <w:rPr>
                <w:b/>
                <w:sz w:val="10"/>
                <w:szCs w:val="10"/>
              </w:rPr>
            </w:pPr>
          </w:p>
        </w:tc>
        <w:tc>
          <w:tcPr>
            <w:tcW w:w="1124" w:type="dxa"/>
          </w:tcPr>
          <w:p w14:paraId="07EBD15E" w14:textId="77777777" w:rsidR="00973C7F" w:rsidRPr="0027162A" w:rsidRDefault="00973C7F" w:rsidP="00627E9C">
            <w:pPr>
              <w:rPr>
                <w:b/>
                <w:sz w:val="10"/>
                <w:szCs w:val="10"/>
              </w:rPr>
            </w:pPr>
          </w:p>
        </w:tc>
        <w:tc>
          <w:tcPr>
            <w:tcW w:w="999" w:type="dxa"/>
          </w:tcPr>
          <w:p w14:paraId="7CCBBD5E" w14:textId="77777777" w:rsidR="00973C7F" w:rsidRPr="0027162A" w:rsidRDefault="00973C7F" w:rsidP="00627E9C">
            <w:pPr>
              <w:rPr>
                <w:b/>
                <w:sz w:val="10"/>
                <w:szCs w:val="10"/>
              </w:rPr>
            </w:pPr>
          </w:p>
        </w:tc>
        <w:tc>
          <w:tcPr>
            <w:tcW w:w="1374" w:type="dxa"/>
          </w:tcPr>
          <w:p w14:paraId="2F2CA9A9" w14:textId="77777777" w:rsidR="00973C7F" w:rsidRPr="0027162A" w:rsidRDefault="00973C7F" w:rsidP="00627E9C">
            <w:pPr>
              <w:rPr>
                <w:b/>
                <w:sz w:val="10"/>
                <w:szCs w:val="10"/>
              </w:rPr>
            </w:pPr>
          </w:p>
        </w:tc>
        <w:tc>
          <w:tcPr>
            <w:tcW w:w="1082" w:type="dxa"/>
          </w:tcPr>
          <w:p w14:paraId="5F7586D8" w14:textId="77777777" w:rsidR="00973C7F" w:rsidRPr="0027162A" w:rsidRDefault="00973C7F" w:rsidP="00627E9C">
            <w:pPr>
              <w:rPr>
                <w:b/>
                <w:sz w:val="10"/>
                <w:szCs w:val="10"/>
              </w:rPr>
            </w:pPr>
          </w:p>
        </w:tc>
        <w:tc>
          <w:tcPr>
            <w:tcW w:w="750" w:type="dxa"/>
          </w:tcPr>
          <w:p w14:paraId="3AC2ED20" w14:textId="77777777" w:rsidR="00973C7F" w:rsidRPr="0027162A" w:rsidRDefault="00973C7F" w:rsidP="00627E9C">
            <w:pPr>
              <w:rPr>
                <w:b/>
                <w:sz w:val="10"/>
                <w:szCs w:val="10"/>
              </w:rPr>
            </w:pPr>
          </w:p>
        </w:tc>
      </w:tr>
      <w:tr w:rsidR="00973C7F" w:rsidRPr="0027162A" w14:paraId="2C2E1EB8" w14:textId="77777777" w:rsidTr="00164EBA">
        <w:trPr>
          <w:trHeight w:val="151"/>
        </w:trPr>
        <w:tc>
          <w:tcPr>
            <w:tcW w:w="1745" w:type="dxa"/>
          </w:tcPr>
          <w:p w14:paraId="6FDC57F3" w14:textId="77777777" w:rsidR="00973C7F" w:rsidRPr="0027162A" w:rsidRDefault="00973C7F" w:rsidP="00627E9C">
            <w:pPr>
              <w:rPr>
                <w:b/>
                <w:sz w:val="10"/>
                <w:szCs w:val="10"/>
              </w:rPr>
            </w:pPr>
            <w:r w:rsidRPr="0027162A">
              <w:rPr>
                <w:b/>
                <w:sz w:val="10"/>
                <w:szCs w:val="10"/>
              </w:rPr>
              <w:t>B. Energético</w:t>
            </w:r>
          </w:p>
          <w:p w14:paraId="7326F598" w14:textId="77777777" w:rsidR="00973C7F" w:rsidRPr="0027162A" w:rsidRDefault="00973C7F" w:rsidP="00627E9C">
            <w:pPr>
              <w:rPr>
                <w:b/>
                <w:sz w:val="10"/>
                <w:szCs w:val="10"/>
              </w:rPr>
            </w:pPr>
          </w:p>
        </w:tc>
        <w:tc>
          <w:tcPr>
            <w:tcW w:w="874" w:type="dxa"/>
          </w:tcPr>
          <w:p w14:paraId="38A8ACD9" w14:textId="77777777" w:rsidR="00973C7F" w:rsidRPr="0027162A" w:rsidRDefault="00973C7F" w:rsidP="00627E9C">
            <w:pPr>
              <w:rPr>
                <w:b/>
                <w:sz w:val="10"/>
                <w:szCs w:val="10"/>
              </w:rPr>
            </w:pPr>
          </w:p>
        </w:tc>
        <w:tc>
          <w:tcPr>
            <w:tcW w:w="1124" w:type="dxa"/>
          </w:tcPr>
          <w:p w14:paraId="39FBD893" w14:textId="77777777" w:rsidR="00973C7F" w:rsidRPr="0027162A" w:rsidRDefault="00973C7F" w:rsidP="00627E9C">
            <w:pPr>
              <w:rPr>
                <w:b/>
                <w:sz w:val="10"/>
                <w:szCs w:val="10"/>
              </w:rPr>
            </w:pPr>
          </w:p>
        </w:tc>
        <w:tc>
          <w:tcPr>
            <w:tcW w:w="1124" w:type="dxa"/>
          </w:tcPr>
          <w:p w14:paraId="0DB04DC8" w14:textId="77777777" w:rsidR="00973C7F" w:rsidRPr="0027162A" w:rsidRDefault="00973C7F" w:rsidP="00627E9C">
            <w:pPr>
              <w:rPr>
                <w:b/>
                <w:sz w:val="10"/>
                <w:szCs w:val="10"/>
              </w:rPr>
            </w:pPr>
          </w:p>
        </w:tc>
        <w:tc>
          <w:tcPr>
            <w:tcW w:w="999" w:type="dxa"/>
          </w:tcPr>
          <w:p w14:paraId="3FA4A4FC" w14:textId="77777777" w:rsidR="00973C7F" w:rsidRPr="0027162A" w:rsidRDefault="00973C7F" w:rsidP="00627E9C">
            <w:pPr>
              <w:rPr>
                <w:b/>
                <w:sz w:val="10"/>
                <w:szCs w:val="10"/>
              </w:rPr>
            </w:pPr>
          </w:p>
        </w:tc>
        <w:tc>
          <w:tcPr>
            <w:tcW w:w="1374" w:type="dxa"/>
          </w:tcPr>
          <w:p w14:paraId="2A5A1B49" w14:textId="77777777" w:rsidR="00973C7F" w:rsidRPr="0027162A" w:rsidRDefault="00973C7F" w:rsidP="00627E9C">
            <w:pPr>
              <w:rPr>
                <w:b/>
                <w:sz w:val="10"/>
                <w:szCs w:val="10"/>
              </w:rPr>
            </w:pPr>
          </w:p>
        </w:tc>
        <w:tc>
          <w:tcPr>
            <w:tcW w:w="1082" w:type="dxa"/>
          </w:tcPr>
          <w:p w14:paraId="5DD57AC9" w14:textId="77777777" w:rsidR="00973C7F" w:rsidRPr="0027162A" w:rsidRDefault="00973C7F" w:rsidP="00627E9C">
            <w:pPr>
              <w:rPr>
                <w:b/>
                <w:sz w:val="10"/>
                <w:szCs w:val="10"/>
              </w:rPr>
            </w:pPr>
          </w:p>
        </w:tc>
        <w:tc>
          <w:tcPr>
            <w:tcW w:w="750" w:type="dxa"/>
          </w:tcPr>
          <w:p w14:paraId="61D464DB" w14:textId="77777777" w:rsidR="00973C7F" w:rsidRPr="0027162A" w:rsidRDefault="00973C7F" w:rsidP="00627E9C">
            <w:pPr>
              <w:rPr>
                <w:b/>
                <w:sz w:val="10"/>
                <w:szCs w:val="10"/>
              </w:rPr>
            </w:pPr>
          </w:p>
        </w:tc>
      </w:tr>
      <w:tr w:rsidR="00973C7F" w:rsidRPr="0027162A" w14:paraId="383AB096" w14:textId="77777777" w:rsidTr="00164EBA">
        <w:trPr>
          <w:trHeight w:val="157"/>
        </w:trPr>
        <w:tc>
          <w:tcPr>
            <w:tcW w:w="1745" w:type="dxa"/>
          </w:tcPr>
          <w:p w14:paraId="005D47AC" w14:textId="77777777" w:rsidR="00973C7F" w:rsidRPr="0027162A" w:rsidRDefault="00973C7F" w:rsidP="00627E9C">
            <w:pPr>
              <w:rPr>
                <w:b/>
                <w:sz w:val="10"/>
                <w:szCs w:val="10"/>
              </w:rPr>
            </w:pPr>
            <w:r w:rsidRPr="0027162A">
              <w:rPr>
                <w:b/>
                <w:sz w:val="10"/>
                <w:szCs w:val="10"/>
              </w:rPr>
              <w:t>C. Contente</w:t>
            </w:r>
          </w:p>
          <w:p w14:paraId="15934843" w14:textId="77777777" w:rsidR="00973C7F" w:rsidRPr="0027162A" w:rsidRDefault="00973C7F" w:rsidP="00627E9C">
            <w:pPr>
              <w:rPr>
                <w:b/>
                <w:sz w:val="10"/>
                <w:szCs w:val="10"/>
              </w:rPr>
            </w:pPr>
          </w:p>
        </w:tc>
        <w:tc>
          <w:tcPr>
            <w:tcW w:w="874" w:type="dxa"/>
          </w:tcPr>
          <w:p w14:paraId="4E47DD59" w14:textId="77777777" w:rsidR="00973C7F" w:rsidRPr="0027162A" w:rsidRDefault="00973C7F" w:rsidP="00627E9C">
            <w:pPr>
              <w:rPr>
                <w:b/>
                <w:sz w:val="10"/>
                <w:szCs w:val="10"/>
              </w:rPr>
            </w:pPr>
          </w:p>
        </w:tc>
        <w:tc>
          <w:tcPr>
            <w:tcW w:w="1124" w:type="dxa"/>
          </w:tcPr>
          <w:p w14:paraId="36039194" w14:textId="77777777" w:rsidR="00973C7F" w:rsidRPr="0027162A" w:rsidRDefault="00973C7F" w:rsidP="00627E9C">
            <w:pPr>
              <w:rPr>
                <w:b/>
                <w:sz w:val="10"/>
                <w:szCs w:val="10"/>
              </w:rPr>
            </w:pPr>
          </w:p>
        </w:tc>
        <w:tc>
          <w:tcPr>
            <w:tcW w:w="1124" w:type="dxa"/>
          </w:tcPr>
          <w:p w14:paraId="41F4BC8C" w14:textId="77777777" w:rsidR="00973C7F" w:rsidRPr="0027162A" w:rsidRDefault="00973C7F" w:rsidP="00627E9C">
            <w:pPr>
              <w:rPr>
                <w:b/>
                <w:sz w:val="10"/>
                <w:szCs w:val="10"/>
              </w:rPr>
            </w:pPr>
          </w:p>
        </w:tc>
        <w:tc>
          <w:tcPr>
            <w:tcW w:w="999" w:type="dxa"/>
          </w:tcPr>
          <w:p w14:paraId="64F22245" w14:textId="77777777" w:rsidR="00973C7F" w:rsidRPr="0027162A" w:rsidRDefault="00973C7F" w:rsidP="00627E9C">
            <w:pPr>
              <w:rPr>
                <w:b/>
                <w:sz w:val="10"/>
                <w:szCs w:val="10"/>
              </w:rPr>
            </w:pPr>
          </w:p>
        </w:tc>
        <w:tc>
          <w:tcPr>
            <w:tcW w:w="1374" w:type="dxa"/>
          </w:tcPr>
          <w:p w14:paraId="3819A1FC" w14:textId="77777777" w:rsidR="00973C7F" w:rsidRPr="0027162A" w:rsidRDefault="00973C7F" w:rsidP="00627E9C">
            <w:pPr>
              <w:rPr>
                <w:b/>
                <w:sz w:val="10"/>
                <w:szCs w:val="10"/>
              </w:rPr>
            </w:pPr>
          </w:p>
        </w:tc>
        <w:tc>
          <w:tcPr>
            <w:tcW w:w="1082" w:type="dxa"/>
          </w:tcPr>
          <w:p w14:paraId="4A68101F" w14:textId="77777777" w:rsidR="00973C7F" w:rsidRPr="0027162A" w:rsidRDefault="00973C7F" w:rsidP="00627E9C">
            <w:pPr>
              <w:rPr>
                <w:b/>
                <w:sz w:val="10"/>
                <w:szCs w:val="10"/>
              </w:rPr>
            </w:pPr>
          </w:p>
        </w:tc>
        <w:tc>
          <w:tcPr>
            <w:tcW w:w="750" w:type="dxa"/>
          </w:tcPr>
          <w:p w14:paraId="153F4B5B" w14:textId="77777777" w:rsidR="00973C7F" w:rsidRPr="0027162A" w:rsidRDefault="00973C7F" w:rsidP="00627E9C">
            <w:pPr>
              <w:rPr>
                <w:b/>
                <w:sz w:val="10"/>
                <w:szCs w:val="10"/>
              </w:rPr>
            </w:pPr>
          </w:p>
        </w:tc>
      </w:tr>
      <w:tr w:rsidR="00973C7F" w:rsidRPr="0027162A" w14:paraId="06BD3E9B" w14:textId="77777777" w:rsidTr="00164EBA">
        <w:trPr>
          <w:trHeight w:val="151"/>
        </w:trPr>
        <w:tc>
          <w:tcPr>
            <w:tcW w:w="1745" w:type="dxa"/>
          </w:tcPr>
          <w:p w14:paraId="3E952BC1" w14:textId="77777777" w:rsidR="00973C7F" w:rsidRPr="0027162A" w:rsidRDefault="00973C7F" w:rsidP="00627E9C">
            <w:pPr>
              <w:rPr>
                <w:b/>
                <w:sz w:val="10"/>
                <w:szCs w:val="10"/>
              </w:rPr>
            </w:pPr>
            <w:r w:rsidRPr="0027162A">
              <w:rPr>
                <w:b/>
                <w:sz w:val="10"/>
                <w:szCs w:val="10"/>
              </w:rPr>
              <w:t>D. À vontade</w:t>
            </w:r>
          </w:p>
          <w:p w14:paraId="7BBC6CF7" w14:textId="77777777" w:rsidR="00973C7F" w:rsidRPr="0027162A" w:rsidRDefault="00973C7F" w:rsidP="00627E9C">
            <w:pPr>
              <w:rPr>
                <w:b/>
                <w:sz w:val="10"/>
                <w:szCs w:val="10"/>
              </w:rPr>
            </w:pPr>
          </w:p>
        </w:tc>
        <w:tc>
          <w:tcPr>
            <w:tcW w:w="874" w:type="dxa"/>
          </w:tcPr>
          <w:p w14:paraId="06AD487A" w14:textId="77777777" w:rsidR="00973C7F" w:rsidRPr="0027162A" w:rsidRDefault="00973C7F" w:rsidP="00627E9C">
            <w:pPr>
              <w:rPr>
                <w:b/>
                <w:sz w:val="10"/>
                <w:szCs w:val="10"/>
              </w:rPr>
            </w:pPr>
          </w:p>
        </w:tc>
        <w:tc>
          <w:tcPr>
            <w:tcW w:w="1124" w:type="dxa"/>
          </w:tcPr>
          <w:p w14:paraId="40C236D4" w14:textId="77777777" w:rsidR="00973C7F" w:rsidRPr="0027162A" w:rsidRDefault="00973C7F" w:rsidP="00627E9C">
            <w:pPr>
              <w:rPr>
                <w:b/>
                <w:sz w:val="10"/>
                <w:szCs w:val="10"/>
              </w:rPr>
            </w:pPr>
          </w:p>
        </w:tc>
        <w:tc>
          <w:tcPr>
            <w:tcW w:w="1124" w:type="dxa"/>
          </w:tcPr>
          <w:p w14:paraId="75BE39EE" w14:textId="77777777" w:rsidR="00973C7F" w:rsidRPr="0027162A" w:rsidRDefault="00973C7F" w:rsidP="00627E9C">
            <w:pPr>
              <w:rPr>
                <w:b/>
                <w:sz w:val="10"/>
                <w:szCs w:val="10"/>
              </w:rPr>
            </w:pPr>
          </w:p>
        </w:tc>
        <w:tc>
          <w:tcPr>
            <w:tcW w:w="999" w:type="dxa"/>
          </w:tcPr>
          <w:p w14:paraId="1DC15447" w14:textId="77777777" w:rsidR="00973C7F" w:rsidRPr="0027162A" w:rsidRDefault="00973C7F" w:rsidP="00627E9C">
            <w:pPr>
              <w:rPr>
                <w:b/>
                <w:sz w:val="10"/>
                <w:szCs w:val="10"/>
              </w:rPr>
            </w:pPr>
          </w:p>
        </w:tc>
        <w:tc>
          <w:tcPr>
            <w:tcW w:w="1374" w:type="dxa"/>
          </w:tcPr>
          <w:p w14:paraId="1CCAE22A" w14:textId="77777777" w:rsidR="00973C7F" w:rsidRPr="0027162A" w:rsidRDefault="00973C7F" w:rsidP="00627E9C">
            <w:pPr>
              <w:rPr>
                <w:b/>
                <w:sz w:val="10"/>
                <w:szCs w:val="10"/>
              </w:rPr>
            </w:pPr>
          </w:p>
        </w:tc>
        <w:tc>
          <w:tcPr>
            <w:tcW w:w="1082" w:type="dxa"/>
          </w:tcPr>
          <w:p w14:paraId="2E532BD7" w14:textId="77777777" w:rsidR="00973C7F" w:rsidRPr="0027162A" w:rsidRDefault="00973C7F" w:rsidP="00627E9C">
            <w:pPr>
              <w:rPr>
                <w:b/>
                <w:sz w:val="10"/>
                <w:szCs w:val="10"/>
              </w:rPr>
            </w:pPr>
          </w:p>
        </w:tc>
        <w:tc>
          <w:tcPr>
            <w:tcW w:w="750" w:type="dxa"/>
          </w:tcPr>
          <w:p w14:paraId="47C5B4FE" w14:textId="77777777" w:rsidR="00973C7F" w:rsidRPr="0027162A" w:rsidRDefault="00973C7F" w:rsidP="00627E9C">
            <w:pPr>
              <w:rPr>
                <w:b/>
                <w:sz w:val="10"/>
                <w:szCs w:val="10"/>
              </w:rPr>
            </w:pPr>
          </w:p>
        </w:tc>
      </w:tr>
      <w:tr w:rsidR="00973C7F" w:rsidRPr="0027162A" w14:paraId="41C1BAD4" w14:textId="77777777" w:rsidTr="00164EBA">
        <w:trPr>
          <w:trHeight w:val="157"/>
        </w:trPr>
        <w:tc>
          <w:tcPr>
            <w:tcW w:w="1745" w:type="dxa"/>
          </w:tcPr>
          <w:p w14:paraId="25177AFB" w14:textId="77777777" w:rsidR="00973C7F" w:rsidRPr="0027162A" w:rsidRDefault="00973C7F" w:rsidP="00627E9C">
            <w:pPr>
              <w:rPr>
                <w:b/>
                <w:sz w:val="10"/>
                <w:szCs w:val="10"/>
              </w:rPr>
            </w:pPr>
            <w:r w:rsidRPr="0027162A">
              <w:rPr>
                <w:b/>
                <w:sz w:val="10"/>
                <w:szCs w:val="10"/>
              </w:rPr>
              <w:t>E. Ansioso</w:t>
            </w:r>
          </w:p>
          <w:p w14:paraId="10D5AB47" w14:textId="77777777" w:rsidR="00973C7F" w:rsidRPr="0027162A" w:rsidRDefault="00973C7F" w:rsidP="00627E9C">
            <w:pPr>
              <w:rPr>
                <w:b/>
                <w:sz w:val="10"/>
                <w:szCs w:val="10"/>
              </w:rPr>
            </w:pPr>
          </w:p>
        </w:tc>
        <w:tc>
          <w:tcPr>
            <w:tcW w:w="874" w:type="dxa"/>
          </w:tcPr>
          <w:p w14:paraId="70189031" w14:textId="77777777" w:rsidR="00973C7F" w:rsidRPr="0027162A" w:rsidRDefault="00973C7F" w:rsidP="00627E9C">
            <w:pPr>
              <w:rPr>
                <w:b/>
                <w:sz w:val="10"/>
                <w:szCs w:val="10"/>
              </w:rPr>
            </w:pPr>
          </w:p>
        </w:tc>
        <w:tc>
          <w:tcPr>
            <w:tcW w:w="1124" w:type="dxa"/>
          </w:tcPr>
          <w:p w14:paraId="796099FD" w14:textId="77777777" w:rsidR="00973C7F" w:rsidRPr="0027162A" w:rsidRDefault="00973C7F" w:rsidP="00627E9C">
            <w:pPr>
              <w:rPr>
                <w:b/>
                <w:sz w:val="10"/>
                <w:szCs w:val="10"/>
              </w:rPr>
            </w:pPr>
          </w:p>
        </w:tc>
        <w:tc>
          <w:tcPr>
            <w:tcW w:w="1124" w:type="dxa"/>
          </w:tcPr>
          <w:p w14:paraId="0A007839" w14:textId="77777777" w:rsidR="00973C7F" w:rsidRPr="0027162A" w:rsidRDefault="00973C7F" w:rsidP="00627E9C">
            <w:pPr>
              <w:rPr>
                <w:b/>
                <w:sz w:val="10"/>
                <w:szCs w:val="10"/>
              </w:rPr>
            </w:pPr>
          </w:p>
        </w:tc>
        <w:tc>
          <w:tcPr>
            <w:tcW w:w="999" w:type="dxa"/>
          </w:tcPr>
          <w:p w14:paraId="4F10D92E" w14:textId="77777777" w:rsidR="00973C7F" w:rsidRPr="0027162A" w:rsidRDefault="00973C7F" w:rsidP="00627E9C">
            <w:pPr>
              <w:rPr>
                <w:b/>
                <w:sz w:val="10"/>
                <w:szCs w:val="10"/>
              </w:rPr>
            </w:pPr>
          </w:p>
        </w:tc>
        <w:tc>
          <w:tcPr>
            <w:tcW w:w="1374" w:type="dxa"/>
          </w:tcPr>
          <w:p w14:paraId="54689592" w14:textId="77777777" w:rsidR="00973C7F" w:rsidRPr="0027162A" w:rsidRDefault="00973C7F" w:rsidP="00627E9C">
            <w:pPr>
              <w:rPr>
                <w:b/>
                <w:sz w:val="10"/>
                <w:szCs w:val="10"/>
              </w:rPr>
            </w:pPr>
          </w:p>
        </w:tc>
        <w:tc>
          <w:tcPr>
            <w:tcW w:w="1082" w:type="dxa"/>
          </w:tcPr>
          <w:p w14:paraId="4B3EF667" w14:textId="77777777" w:rsidR="00973C7F" w:rsidRPr="0027162A" w:rsidRDefault="00973C7F" w:rsidP="00627E9C">
            <w:pPr>
              <w:rPr>
                <w:b/>
                <w:sz w:val="10"/>
                <w:szCs w:val="10"/>
              </w:rPr>
            </w:pPr>
          </w:p>
        </w:tc>
        <w:tc>
          <w:tcPr>
            <w:tcW w:w="750" w:type="dxa"/>
          </w:tcPr>
          <w:p w14:paraId="497FAAA1" w14:textId="77777777" w:rsidR="00973C7F" w:rsidRPr="0027162A" w:rsidRDefault="00973C7F" w:rsidP="00627E9C">
            <w:pPr>
              <w:rPr>
                <w:b/>
                <w:sz w:val="10"/>
                <w:szCs w:val="10"/>
              </w:rPr>
            </w:pPr>
          </w:p>
        </w:tc>
      </w:tr>
      <w:tr w:rsidR="00973C7F" w:rsidRPr="0027162A" w14:paraId="08BA5152" w14:textId="77777777" w:rsidTr="00164EBA">
        <w:trPr>
          <w:trHeight w:val="151"/>
        </w:trPr>
        <w:tc>
          <w:tcPr>
            <w:tcW w:w="1745" w:type="dxa"/>
          </w:tcPr>
          <w:p w14:paraId="402936C6" w14:textId="77777777" w:rsidR="00973C7F" w:rsidRPr="0027162A" w:rsidRDefault="00973C7F" w:rsidP="00627E9C">
            <w:pPr>
              <w:rPr>
                <w:b/>
                <w:sz w:val="10"/>
                <w:szCs w:val="10"/>
              </w:rPr>
            </w:pPr>
            <w:r w:rsidRPr="0027162A">
              <w:rPr>
                <w:b/>
                <w:sz w:val="10"/>
                <w:szCs w:val="10"/>
              </w:rPr>
              <w:t>F. Irritado</w:t>
            </w:r>
          </w:p>
          <w:p w14:paraId="08272904" w14:textId="77777777" w:rsidR="00973C7F" w:rsidRPr="0027162A" w:rsidRDefault="00973C7F" w:rsidP="00627E9C">
            <w:pPr>
              <w:rPr>
                <w:b/>
                <w:sz w:val="10"/>
                <w:szCs w:val="10"/>
              </w:rPr>
            </w:pPr>
          </w:p>
        </w:tc>
        <w:tc>
          <w:tcPr>
            <w:tcW w:w="874" w:type="dxa"/>
          </w:tcPr>
          <w:p w14:paraId="615D452F" w14:textId="77777777" w:rsidR="00973C7F" w:rsidRPr="0027162A" w:rsidRDefault="00973C7F" w:rsidP="00627E9C">
            <w:pPr>
              <w:rPr>
                <w:b/>
                <w:sz w:val="10"/>
                <w:szCs w:val="10"/>
              </w:rPr>
            </w:pPr>
          </w:p>
        </w:tc>
        <w:tc>
          <w:tcPr>
            <w:tcW w:w="1124" w:type="dxa"/>
          </w:tcPr>
          <w:p w14:paraId="523407E5" w14:textId="77777777" w:rsidR="00973C7F" w:rsidRPr="0027162A" w:rsidRDefault="00973C7F" w:rsidP="00627E9C">
            <w:pPr>
              <w:rPr>
                <w:b/>
                <w:sz w:val="10"/>
                <w:szCs w:val="10"/>
              </w:rPr>
            </w:pPr>
          </w:p>
        </w:tc>
        <w:tc>
          <w:tcPr>
            <w:tcW w:w="1124" w:type="dxa"/>
          </w:tcPr>
          <w:p w14:paraId="311FC4A5" w14:textId="77777777" w:rsidR="00973C7F" w:rsidRPr="0027162A" w:rsidRDefault="00973C7F" w:rsidP="00627E9C">
            <w:pPr>
              <w:rPr>
                <w:b/>
                <w:sz w:val="10"/>
                <w:szCs w:val="10"/>
              </w:rPr>
            </w:pPr>
          </w:p>
        </w:tc>
        <w:tc>
          <w:tcPr>
            <w:tcW w:w="999" w:type="dxa"/>
          </w:tcPr>
          <w:p w14:paraId="2AC7A95C" w14:textId="77777777" w:rsidR="00973C7F" w:rsidRPr="0027162A" w:rsidRDefault="00973C7F" w:rsidP="00627E9C">
            <w:pPr>
              <w:rPr>
                <w:b/>
                <w:sz w:val="10"/>
                <w:szCs w:val="10"/>
              </w:rPr>
            </w:pPr>
          </w:p>
        </w:tc>
        <w:tc>
          <w:tcPr>
            <w:tcW w:w="1374" w:type="dxa"/>
          </w:tcPr>
          <w:p w14:paraId="48B909D6" w14:textId="77777777" w:rsidR="00973C7F" w:rsidRPr="0027162A" w:rsidRDefault="00973C7F" w:rsidP="00627E9C">
            <w:pPr>
              <w:rPr>
                <w:b/>
                <w:sz w:val="10"/>
                <w:szCs w:val="10"/>
              </w:rPr>
            </w:pPr>
          </w:p>
        </w:tc>
        <w:tc>
          <w:tcPr>
            <w:tcW w:w="1082" w:type="dxa"/>
          </w:tcPr>
          <w:p w14:paraId="7DBB214B" w14:textId="77777777" w:rsidR="00973C7F" w:rsidRPr="0027162A" w:rsidRDefault="00973C7F" w:rsidP="00627E9C">
            <w:pPr>
              <w:rPr>
                <w:b/>
                <w:sz w:val="10"/>
                <w:szCs w:val="10"/>
              </w:rPr>
            </w:pPr>
          </w:p>
        </w:tc>
        <w:tc>
          <w:tcPr>
            <w:tcW w:w="750" w:type="dxa"/>
          </w:tcPr>
          <w:p w14:paraId="0EF93030" w14:textId="77777777" w:rsidR="00973C7F" w:rsidRPr="0027162A" w:rsidRDefault="00973C7F" w:rsidP="00627E9C">
            <w:pPr>
              <w:rPr>
                <w:b/>
                <w:sz w:val="10"/>
                <w:szCs w:val="10"/>
              </w:rPr>
            </w:pPr>
          </w:p>
        </w:tc>
      </w:tr>
      <w:tr w:rsidR="00973C7F" w:rsidRPr="0027162A" w14:paraId="21E912A1" w14:textId="77777777" w:rsidTr="00164EBA">
        <w:trPr>
          <w:trHeight w:val="151"/>
        </w:trPr>
        <w:tc>
          <w:tcPr>
            <w:tcW w:w="1745" w:type="dxa"/>
          </w:tcPr>
          <w:p w14:paraId="6ECE6CE2" w14:textId="77777777" w:rsidR="00973C7F" w:rsidRPr="0027162A" w:rsidRDefault="00973C7F" w:rsidP="00627E9C">
            <w:pPr>
              <w:rPr>
                <w:b/>
                <w:sz w:val="10"/>
                <w:szCs w:val="10"/>
              </w:rPr>
            </w:pPr>
            <w:r w:rsidRPr="0027162A">
              <w:rPr>
                <w:b/>
                <w:sz w:val="10"/>
                <w:szCs w:val="10"/>
              </w:rPr>
              <w:t>G. Melancólico</w:t>
            </w:r>
          </w:p>
          <w:p w14:paraId="00341FDA" w14:textId="77777777" w:rsidR="00973C7F" w:rsidRPr="0027162A" w:rsidRDefault="00973C7F" w:rsidP="00627E9C">
            <w:pPr>
              <w:rPr>
                <w:b/>
                <w:sz w:val="10"/>
                <w:szCs w:val="10"/>
              </w:rPr>
            </w:pPr>
          </w:p>
        </w:tc>
        <w:tc>
          <w:tcPr>
            <w:tcW w:w="874" w:type="dxa"/>
          </w:tcPr>
          <w:p w14:paraId="6AB6AA83" w14:textId="77777777" w:rsidR="00973C7F" w:rsidRPr="0027162A" w:rsidRDefault="00973C7F" w:rsidP="00627E9C">
            <w:pPr>
              <w:rPr>
                <w:b/>
                <w:sz w:val="10"/>
                <w:szCs w:val="10"/>
              </w:rPr>
            </w:pPr>
          </w:p>
        </w:tc>
        <w:tc>
          <w:tcPr>
            <w:tcW w:w="1124" w:type="dxa"/>
          </w:tcPr>
          <w:p w14:paraId="7CB845E5" w14:textId="77777777" w:rsidR="00973C7F" w:rsidRPr="0027162A" w:rsidRDefault="00973C7F" w:rsidP="00627E9C">
            <w:pPr>
              <w:rPr>
                <w:b/>
                <w:sz w:val="10"/>
                <w:szCs w:val="10"/>
              </w:rPr>
            </w:pPr>
          </w:p>
        </w:tc>
        <w:tc>
          <w:tcPr>
            <w:tcW w:w="1124" w:type="dxa"/>
          </w:tcPr>
          <w:p w14:paraId="445E5668" w14:textId="77777777" w:rsidR="00973C7F" w:rsidRPr="0027162A" w:rsidRDefault="00973C7F" w:rsidP="00627E9C">
            <w:pPr>
              <w:rPr>
                <w:b/>
                <w:sz w:val="10"/>
                <w:szCs w:val="10"/>
              </w:rPr>
            </w:pPr>
          </w:p>
        </w:tc>
        <w:tc>
          <w:tcPr>
            <w:tcW w:w="999" w:type="dxa"/>
          </w:tcPr>
          <w:p w14:paraId="7225A321" w14:textId="77777777" w:rsidR="00973C7F" w:rsidRPr="0027162A" w:rsidRDefault="00973C7F" w:rsidP="00627E9C">
            <w:pPr>
              <w:rPr>
                <w:b/>
                <w:sz w:val="10"/>
                <w:szCs w:val="10"/>
              </w:rPr>
            </w:pPr>
          </w:p>
        </w:tc>
        <w:tc>
          <w:tcPr>
            <w:tcW w:w="1374" w:type="dxa"/>
          </w:tcPr>
          <w:p w14:paraId="28F0108A" w14:textId="77777777" w:rsidR="00973C7F" w:rsidRPr="0027162A" w:rsidRDefault="00973C7F" w:rsidP="00627E9C">
            <w:pPr>
              <w:rPr>
                <w:b/>
                <w:sz w:val="10"/>
                <w:szCs w:val="10"/>
              </w:rPr>
            </w:pPr>
          </w:p>
        </w:tc>
        <w:tc>
          <w:tcPr>
            <w:tcW w:w="1082" w:type="dxa"/>
          </w:tcPr>
          <w:p w14:paraId="1CB7592C" w14:textId="77777777" w:rsidR="00973C7F" w:rsidRPr="0027162A" w:rsidRDefault="00973C7F" w:rsidP="00627E9C">
            <w:pPr>
              <w:rPr>
                <w:b/>
                <w:sz w:val="10"/>
                <w:szCs w:val="10"/>
              </w:rPr>
            </w:pPr>
          </w:p>
        </w:tc>
        <w:tc>
          <w:tcPr>
            <w:tcW w:w="750" w:type="dxa"/>
          </w:tcPr>
          <w:p w14:paraId="40E4BB0F" w14:textId="77777777" w:rsidR="00973C7F" w:rsidRPr="0027162A" w:rsidRDefault="00973C7F" w:rsidP="00627E9C">
            <w:pPr>
              <w:rPr>
                <w:b/>
                <w:sz w:val="10"/>
                <w:szCs w:val="10"/>
              </w:rPr>
            </w:pPr>
          </w:p>
        </w:tc>
      </w:tr>
      <w:tr w:rsidR="00973C7F" w:rsidRPr="0027162A" w14:paraId="4840C948" w14:textId="77777777" w:rsidTr="00164EBA">
        <w:trPr>
          <w:trHeight w:val="157"/>
        </w:trPr>
        <w:tc>
          <w:tcPr>
            <w:tcW w:w="1745" w:type="dxa"/>
          </w:tcPr>
          <w:p w14:paraId="057C7EB6" w14:textId="77777777" w:rsidR="00973C7F" w:rsidRPr="0027162A" w:rsidRDefault="00973C7F" w:rsidP="00627E9C">
            <w:pPr>
              <w:rPr>
                <w:b/>
                <w:sz w:val="10"/>
                <w:szCs w:val="10"/>
              </w:rPr>
            </w:pPr>
            <w:r w:rsidRPr="0027162A">
              <w:rPr>
                <w:b/>
                <w:sz w:val="10"/>
                <w:szCs w:val="10"/>
              </w:rPr>
              <w:t>H. Desencorajado</w:t>
            </w:r>
          </w:p>
          <w:p w14:paraId="1415C5E4" w14:textId="77777777" w:rsidR="00973C7F" w:rsidRPr="0027162A" w:rsidRDefault="00973C7F" w:rsidP="00627E9C">
            <w:pPr>
              <w:rPr>
                <w:b/>
                <w:sz w:val="10"/>
                <w:szCs w:val="10"/>
              </w:rPr>
            </w:pPr>
          </w:p>
        </w:tc>
        <w:tc>
          <w:tcPr>
            <w:tcW w:w="874" w:type="dxa"/>
          </w:tcPr>
          <w:p w14:paraId="22557108" w14:textId="77777777" w:rsidR="00973C7F" w:rsidRPr="0027162A" w:rsidRDefault="00973C7F" w:rsidP="00627E9C">
            <w:pPr>
              <w:rPr>
                <w:b/>
                <w:sz w:val="10"/>
                <w:szCs w:val="10"/>
              </w:rPr>
            </w:pPr>
          </w:p>
        </w:tc>
        <w:tc>
          <w:tcPr>
            <w:tcW w:w="1124" w:type="dxa"/>
          </w:tcPr>
          <w:p w14:paraId="42DDF209" w14:textId="77777777" w:rsidR="00973C7F" w:rsidRPr="0027162A" w:rsidRDefault="00973C7F" w:rsidP="00627E9C">
            <w:pPr>
              <w:rPr>
                <w:b/>
                <w:sz w:val="10"/>
                <w:szCs w:val="10"/>
              </w:rPr>
            </w:pPr>
          </w:p>
        </w:tc>
        <w:tc>
          <w:tcPr>
            <w:tcW w:w="1124" w:type="dxa"/>
          </w:tcPr>
          <w:p w14:paraId="579B0A9A" w14:textId="77777777" w:rsidR="00973C7F" w:rsidRPr="0027162A" w:rsidRDefault="00973C7F" w:rsidP="00627E9C">
            <w:pPr>
              <w:rPr>
                <w:b/>
                <w:sz w:val="10"/>
                <w:szCs w:val="10"/>
              </w:rPr>
            </w:pPr>
          </w:p>
        </w:tc>
        <w:tc>
          <w:tcPr>
            <w:tcW w:w="999" w:type="dxa"/>
          </w:tcPr>
          <w:p w14:paraId="71F28CC9" w14:textId="77777777" w:rsidR="00973C7F" w:rsidRPr="0027162A" w:rsidRDefault="00973C7F" w:rsidP="00627E9C">
            <w:pPr>
              <w:rPr>
                <w:b/>
                <w:sz w:val="10"/>
                <w:szCs w:val="10"/>
              </w:rPr>
            </w:pPr>
          </w:p>
        </w:tc>
        <w:tc>
          <w:tcPr>
            <w:tcW w:w="1374" w:type="dxa"/>
          </w:tcPr>
          <w:p w14:paraId="010FE8DE" w14:textId="77777777" w:rsidR="00973C7F" w:rsidRPr="0027162A" w:rsidRDefault="00973C7F" w:rsidP="00627E9C">
            <w:pPr>
              <w:rPr>
                <w:b/>
                <w:sz w:val="10"/>
                <w:szCs w:val="10"/>
              </w:rPr>
            </w:pPr>
          </w:p>
        </w:tc>
        <w:tc>
          <w:tcPr>
            <w:tcW w:w="1082" w:type="dxa"/>
          </w:tcPr>
          <w:p w14:paraId="5A654B36" w14:textId="77777777" w:rsidR="00973C7F" w:rsidRPr="0027162A" w:rsidRDefault="00973C7F" w:rsidP="00627E9C">
            <w:pPr>
              <w:rPr>
                <w:b/>
                <w:sz w:val="10"/>
                <w:szCs w:val="10"/>
              </w:rPr>
            </w:pPr>
          </w:p>
        </w:tc>
        <w:tc>
          <w:tcPr>
            <w:tcW w:w="750" w:type="dxa"/>
          </w:tcPr>
          <w:p w14:paraId="7B034A28" w14:textId="77777777" w:rsidR="00973C7F" w:rsidRPr="0027162A" w:rsidRDefault="00973C7F" w:rsidP="00627E9C">
            <w:pPr>
              <w:rPr>
                <w:b/>
                <w:sz w:val="10"/>
                <w:szCs w:val="10"/>
              </w:rPr>
            </w:pPr>
          </w:p>
        </w:tc>
      </w:tr>
    </w:tbl>
    <w:p w14:paraId="7876A698" w14:textId="77777777" w:rsidR="00973C7F" w:rsidRPr="0027162A" w:rsidRDefault="00973C7F" w:rsidP="00627E9C">
      <w:pPr>
        <w:rPr>
          <w:b/>
          <w:sz w:val="10"/>
          <w:szCs w:val="10"/>
        </w:rPr>
      </w:pPr>
    </w:p>
    <w:p w14:paraId="7AE21472" w14:textId="77777777" w:rsidR="00973C7F" w:rsidRPr="0027162A" w:rsidRDefault="00973C7F" w:rsidP="00627E9C">
      <w:pPr>
        <w:rPr>
          <w:b/>
          <w:sz w:val="10"/>
          <w:szCs w:val="10"/>
        </w:rPr>
      </w:pPr>
    </w:p>
    <w:p w14:paraId="4E3743BD" w14:textId="77777777" w:rsidR="00973C7F" w:rsidRPr="0027162A" w:rsidRDefault="00973C7F" w:rsidP="00627E9C">
      <w:pPr>
        <w:rPr>
          <w:b/>
          <w:sz w:val="10"/>
          <w:szCs w:val="10"/>
        </w:rPr>
      </w:pPr>
      <w:r w:rsidRPr="0027162A">
        <w:rPr>
          <w:b/>
          <w:sz w:val="10"/>
          <w:szCs w:val="10"/>
        </w:rPr>
        <w:t>Q13. Com que frequência você sente fadiga, quando está trabalhando?</w:t>
      </w:r>
    </w:p>
    <w:p w14:paraId="392E79E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707A7B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BBA5A5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0729B32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65CA7A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3DC3E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55CBF9" w14:textId="6001A4B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A187B9C" w14:textId="77777777" w:rsidR="00973C7F" w:rsidRPr="0027162A" w:rsidRDefault="00973C7F" w:rsidP="00627E9C">
      <w:pPr>
        <w:rPr>
          <w:sz w:val="10"/>
          <w:szCs w:val="10"/>
        </w:rPr>
      </w:pPr>
    </w:p>
    <w:p w14:paraId="1D7F00C0" w14:textId="77777777" w:rsidR="00973C7F" w:rsidRPr="0027162A" w:rsidRDefault="00973C7F" w:rsidP="00627E9C">
      <w:pPr>
        <w:rPr>
          <w:b/>
          <w:sz w:val="10"/>
          <w:szCs w:val="10"/>
        </w:rPr>
      </w:pPr>
      <w:r w:rsidRPr="0027162A">
        <w:rPr>
          <w:b/>
          <w:sz w:val="10"/>
          <w:szCs w:val="10"/>
        </w:rPr>
        <w:t>Q14. Meu trabalho inspira-me.</w:t>
      </w:r>
    </w:p>
    <w:p w14:paraId="2C4C91C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10824D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1DD398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4EF5AC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41DD8E15" w14:textId="77777777" w:rsidR="00973C7F" w:rsidRPr="0027162A" w:rsidRDefault="00973C7F" w:rsidP="00627E9C">
      <w:pPr>
        <w:rPr>
          <w:sz w:val="10"/>
          <w:szCs w:val="10"/>
        </w:rPr>
      </w:pPr>
      <w:r w:rsidRPr="0027162A">
        <w:rPr>
          <w:rStyle w:val="y2iqfc"/>
          <w:sz w:val="10"/>
          <w:szCs w:val="10"/>
          <w:lang w:val="pt-PT"/>
        </w:rPr>
        <w:t>□</w:t>
      </w:r>
      <w:r w:rsidRPr="0027162A">
        <w:rPr>
          <w:sz w:val="10"/>
          <w:szCs w:val="10"/>
        </w:rPr>
        <w:t xml:space="preserve">Frequentemente (uma vez por semana) </w:t>
      </w:r>
    </w:p>
    <w:p w14:paraId="6BA0810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078231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8B49405" w14:textId="77777777" w:rsidR="00973C7F" w:rsidRPr="0027162A" w:rsidRDefault="00973C7F" w:rsidP="00627E9C">
      <w:pPr>
        <w:rPr>
          <w:b/>
          <w:sz w:val="10"/>
          <w:szCs w:val="10"/>
        </w:rPr>
      </w:pPr>
    </w:p>
    <w:p w14:paraId="329F3F76" w14:textId="77777777" w:rsidR="00973C7F" w:rsidRPr="0027162A" w:rsidRDefault="00973C7F" w:rsidP="00627E9C">
      <w:pPr>
        <w:rPr>
          <w:b/>
          <w:sz w:val="10"/>
          <w:szCs w:val="10"/>
        </w:rPr>
      </w:pPr>
      <w:r w:rsidRPr="0027162A">
        <w:rPr>
          <w:b/>
          <w:sz w:val="10"/>
          <w:szCs w:val="10"/>
        </w:rPr>
        <w:t>Q15. Estou imerso no meu trabalho.</w:t>
      </w:r>
    </w:p>
    <w:p w14:paraId="22525BD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C996B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34CB0E2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6CEB5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AE1B63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Frequentemente (uma vez por semana)</w:t>
      </w:r>
    </w:p>
    <w:p w14:paraId="60192F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413F5C0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6BB1472" w14:textId="77777777" w:rsidR="00973C7F" w:rsidRPr="0027162A" w:rsidRDefault="00973C7F" w:rsidP="00627E9C">
      <w:pPr>
        <w:rPr>
          <w:sz w:val="10"/>
          <w:szCs w:val="10"/>
        </w:rPr>
      </w:pPr>
    </w:p>
    <w:p w14:paraId="420C3C52" w14:textId="77777777" w:rsidR="00973C7F" w:rsidRPr="0027162A" w:rsidRDefault="00973C7F" w:rsidP="00627E9C">
      <w:pPr>
        <w:rPr>
          <w:b/>
          <w:sz w:val="10"/>
          <w:szCs w:val="10"/>
        </w:rPr>
      </w:pPr>
      <w:r w:rsidRPr="0027162A">
        <w:rPr>
          <w:b/>
          <w:sz w:val="10"/>
          <w:szCs w:val="10"/>
        </w:rPr>
        <w:t>Q16. Quando me levanto de manhã, sinto vontade de ir trabalhar.</w:t>
      </w:r>
    </w:p>
    <w:p w14:paraId="6A72E6A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5506D4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219EC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378F19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7CEC3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23CC3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101CA4BC" w14:textId="241E3FE3" w:rsidR="00973C7F" w:rsidRDefault="00973C7F" w:rsidP="00627E9C">
      <w:pPr>
        <w:rPr>
          <w:sz w:val="10"/>
          <w:szCs w:val="10"/>
        </w:rPr>
      </w:pPr>
      <w:r w:rsidRPr="0027162A">
        <w:rPr>
          <w:rStyle w:val="y2iqfc"/>
          <w:sz w:val="10"/>
          <w:szCs w:val="10"/>
          <w:lang w:val="pt-PT"/>
        </w:rPr>
        <w:t xml:space="preserve">□ </w:t>
      </w:r>
      <w:r w:rsidRPr="0027162A">
        <w:rPr>
          <w:sz w:val="10"/>
          <w:szCs w:val="10"/>
        </w:rPr>
        <w:t>Sempre (todos os dias)</w:t>
      </w:r>
    </w:p>
    <w:p w14:paraId="3785B4B7" w14:textId="77777777" w:rsidR="00973C7F" w:rsidRPr="0027162A" w:rsidRDefault="00973C7F" w:rsidP="00627E9C">
      <w:pPr>
        <w:rPr>
          <w:sz w:val="10"/>
          <w:szCs w:val="10"/>
        </w:rPr>
      </w:pPr>
    </w:p>
    <w:p w14:paraId="35E87246" w14:textId="77777777" w:rsidR="00973C7F" w:rsidRPr="0027162A" w:rsidRDefault="00973C7F" w:rsidP="00627E9C">
      <w:pPr>
        <w:rPr>
          <w:b/>
          <w:sz w:val="10"/>
          <w:szCs w:val="10"/>
        </w:rPr>
      </w:pPr>
      <w:r w:rsidRPr="0027162A">
        <w:rPr>
          <w:b/>
          <w:sz w:val="10"/>
          <w:szCs w:val="10"/>
        </w:rPr>
        <w:t>As perguntas nesta seção, questionam como você se sente sobre sua organização e sobre os benefícios e programas de saúde disponíveis no trabalho. Se você tem mais de um emprego, responda as perguntas que se aplicam ao seu trabalho principal.</w:t>
      </w:r>
    </w:p>
    <w:p w14:paraId="3174C730" w14:textId="77777777" w:rsidR="00973C7F" w:rsidRPr="0027162A" w:rsidRDefault="00973C7F" w:rsidP="00627E9C">
      <w:pPr>
        <w:rPr>
          <w:b/>
          <w:sz w:val="10"/>
          <w:szCs w:val="10"/>
        </w:rPr>
      </w:pPr>
      <w:r w:rsidRPr="0027162A">
        <w:rPr>
          <w:b/>
          <w:sz w:val="10"/>
          <w:szCs w:val="10"/>
        </w:rPr>
        <w:t>Q17. Na minha organização, sou tratado com respeito.</w:t>
      </w:r>
    </w:p>
    <w:p w14:paraId="680A5B8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065EA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10DEA9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92B514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1DD9135E" w14:textId="584AF0E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09AB75" w14:textId="77777777" w:rsidR="00973C7F" w:rsidRPr="0027162A" w:rsidRDefault="00973C7F" w:rsidP="00627E9C">
      <w:pPr>
        <w:rPr>
          <w:sz w:val="10"/>
          <w:szCs w:val="10"/>
        </w:rPr>
      </w:pPr>
    </w:p>
    <w:p w14:paraId="2BC8AE14" w14:textId="77777777" w:rsidR="00973C7F" w:rsidRPr="0027162A" w:rsidRDefault="00973C7F" w:rsidP="00627E9C">
      <w:pPr>
        <w:rPr>
          <w:b/>
          <w:sz w:val="10"/>
          <w:szCs w:val="10"/>
        </w:rPr>
      </w:pPr>
      <w:r w:rsidRPr="0027162A">
        <w:rPr>
          <w:b/>
          <w:sz w:val="10"/>
          <w:szCs w:val="10"/>
        </w:rPr>
        <w:t>Q18. Minha organização valoriza minhas contribuições.</w:t>
      </w:r>
    </w:p>
    <w:p w14:paraId="4CCB0032"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Discordo totalmente </w:t>
      </w:r>
    </w:p>
    <w:p w14:paraId="22D34A3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ED307D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0E046C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78E273B" w14:textId="5641755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7C8372C" w14:textId="77777777" w:rsidR="00973C7F" w:rsidRPr="0027162A" w:rsidRDefault="00973C7F" w:rsidP="00627E9C">
      <w:pPr>
        <w:rPr>
          <w:sz w:val="10"/>
          <w:szCs w:val="10"/>
        </w:rPr>
      </w:pPr>
    </w:p>
    <w:p w14:paraId="6C4CC29E" w14:textId="77777777" w:rsidR="00973C7F" w:rsidRPr="0027162A" w:rsidRDefault="00973C7F" w:rsidP="00627E9C">
      <w:pPr>
        <w:rPr>
          <w:b/>
          <w:sz w:val="10"/>
          <w:szCs w:val="10"/>
        </w:rPr>
      </w:pPr>
      <w:r w:rsidRPr="0027162A">
        <w:rPr>
          <w:b/>
          <w:sz w:val="10"/>
          <w:szCs w:val="10"/>
        </w:rPr>
        <w:t>Q19. Minha organização preocupa-se com a minha satisfação geral no trabalho.</w:t>
      </w:r>
    </w:p>
    <w:p w14:paraId="57D31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792541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3B02A6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8569E09" w14:textId="76F95511"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totalmente</w:t>
      </w:r>
    </w:p>
    <w:p w14:paraId="6DF98E17" w14:textId="283EA647"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67DC352" w14:textId="77777777" w:rsidR="00973C7F" w:rsidRPr="0027162A" w:rsidRDefault="00973C7F" w:rsidP="00627E9C">
      <w:pPr>
        <w:rPr>
          <w:sz w:val="10"/>
          <w:szCs w:val="10"/>
        </w:rPr>
      </w:pPr>
    </w:p>
    <w:p w14:paraId="19CD0BDB" w14:textId="77777777" w:rsidR="00973C7F" w:rsidRPr="0027162A" w:rsidRDefault="00973C7F" w:rsidP="00627E9C">
      <w:pPr>
        <w:rPr>
          <w:b/>
          <w:sz w:val="10"/>
          <w:szCs w:val="10"/>
        </w:rPr>
      </w:pPr>
      <w:r w:rsidRPr="0027162A">
        <w:rPr>
          <w:b/>
          <w:sz w:val="10"/>
          <w:szCs w:val="10"/>
        </w:rPr>
        <w:t>Q20. Minha organização está disposta a estender recursos, a fim de ajudar-me a executar meu trabalho, com o melhor da minha capacidade.</w:t>
      </w:r>
    </w:p>
    <w:p w14:paraId="6A4CA20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8EFEB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71F51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77B28E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ADC3CA4" w14:textId="21BAC5E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5461F35" w14:textId="77777777" w:rsidR="00973C7F" w:rsidRPr="0027162A" w:rsidRDefault="00973C7F" w:rsidP="00627E9C">
      <w:pPr>
        <w:rPr>
          <w:sz w:val="10"/>
          <w:szCs w:val="10"/>
        </w:rPr>
      </w:pPr>
    </w:p>
    <w:p w14:paraId="1E0F57EA" w14:textId="4FE5693E" w:rsidR="00973C7F" w:rsidRPr="0027162A" w:rsidRDefault="00973C7F" w:rsidP="00627E9C">
      <w:pPr>
        <w:rPr>
          <w:b/>
          <w:sz w:val="10"/>
          <w:szCs w:val="10"/>
        </w:rPr>
      </w:pPr>
      <w:r w:rsidRPr="0027162A">
        <w:rPr>
          <w:b/>
          <w:sz w:val="10"/>
          <w:szCs w:val="10"/>
        </w:rPr>
        <w:t xml:space="preserve">Q21. Recebo reconhecimento por um trabalho </w:t>
      </w:r>
      <w:r w:rsidR="00C23DB0" w:rsidRPr="0027162A">
        <w:rPr>
          <w:b/>
          <w:sz w:val="10"/>
          <w:szCs w:val="10"/>
        </w:rPr>
        <w:t>bem-feito</w:t>
      </w:r>
      <w:r w:rsidRPr="0027162A">
        <w:rPr>
          <w:b/>
          <w:sz w:val="10"/>
          <w:szCs w:val="10"/>
        </w:rPr>
        <w:t>.</w:t>
      </w:r>
    </w:p>
    <w:p w14:paraId="4DAC7B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6CF9BA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6648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60B43B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9319E98" w14:textId="3E27FF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F785A00" w14:textId="77777777" w:rsidR="00973C7F" w:rsidRPr="0027162A" w:rsidRDefault="00973C7F" w:rsidP="00627E9C">
      <w:pPr>
        <w:rPr>
          <w:sz w:val="10"/>
          <w:szCs w:val="10"/>
        </w:rPr>
      </w:pPr>
    </w:p>
    <w:p w14:paraId="3F9E0243" w14:textId="77777777" w:rsidR="00973C7F" w:rsidRPr="0027162A" w:rsidRDefault="00973C7F" w:rsidP="00627E9C">
      <w:pPr>
        <w:rPr>
          <w:b/>
          <w:sz w:val="10"/>
          <w:szCs w:val="10"/>
        </w:rPr>
      </w:pPr>
      <w:r w:rsidRPr="0027162A">
        <w:rPr>
          <w:b/>
          <w:sz w:val="10"/>
          <w:szCs w:val="10"/>
        </w:rPr>
        <w:t>Q22. Confio na gestão da minha organização.</w:t>
      </w:r>
    </w:p>
    <w:p w14:paraId="2BC9A46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B4B1A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C1009E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E5943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5178C7E1" w14:textId="67216F5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8BA39ED" w14:textId="77777777" w:rsidR="00973C7F" w:rsidRPr="0027162A" w:rsidRDefault="00973C7F" w:rsidP="00627E9C">
      <w:pPr>
        <w:rPr>
          <w:sz w:val="10"/>
          <w:szCs w:val="10"/>
        </w:rPr>
      </w:pPr>
    </w:p>
    <w:p w14:paraId="2198DED4" w14:textId="77777777" w:rsidR="00973C7F" w:rsidRPr="0027162A" w:rsidRDefault="00973C7F" w:rsidP="00627E9C">
      <w:pPr>
        <w:rPr>
          <w:b/>
          <w:sz w:val="10"/>
          <w:szCs w:val="10"/>
        </w:rPr>
      </w:pPr>
      <w:r w:rsidRPr="0027162A">
        <w:rPr>
          <w:b/>
          <w:sz w:val="10"/>
          <w:szCs w:val="10"/>
        </w:rPr>
        <w:t>Q23. Minha organização está comprometida com a saúde e o bem-estar dos funcionários.</w:t>
      </w:r>
    </w:p>
    <w:p w14:paraId="00A927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45F69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B6A909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239382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82B5D4C" w14:textId="6B4CE53A"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002E1C1" w14:textId="77777777" w:rsidR="00973C7F" w:rsidRPr="0027162A" w:rsidRDefault="00973C7F" w:rsidP="00627E9C">
      <w:pPr>
        <w:rPr>
          <w:sz w:val="10"/>
          <w:szCs w:val="10"/>
        </w:rPr>
      </w:pPr>
    </w:p>
    <w:p w14:paraId="72A70A7E" w14:textId="77777777" w:rsidR="00973C7F" w:rsidRPr="0027162A" w:rsidRDefault="00973C7F" w:rsidP="00627E9C">
      <w:pPr>
        <w:rPr>
          <w:b/>
          <w:sz w:val="10"/>
          <w:szCs w:val="10"/>
        </w:rPr>
      </w:pPr>
      <w:r w:rsidRPr="0027162A">
        <w:rPr>
          <w:b/>
          <w:sz w:val="10"/>
          <w:szCs w:val="10"/>
        </w:rPr>
        <w:t>Q24. Minha organização me incentiva e oferece oportunidades para me envolver em comportamentos(atitudes) saudáveis, como ser fisicamente ativo, ingerir uma dieta saudável, viver sem tabaco e administrar meu estresse.</w:t>
      </w:r>
    </w:p>
    <w:p w14:paraId="0D4A747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C62DA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75C1E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41645A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57B3E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640F5578" w14:textId="77777777" w:rsidR="00973C7F" w:rsidRPr="0027162A" w:rsidRDefault="00973C7F" w:rsidP="00627E9C">
      <w:pPr>
        <w:rPr>
          <w:b/>
          <w:sz w:val="10"/>
          <w:szCs w:val="10"/>
        </w:rPr>
      </w:pPr>
    </w:p>
    <w:p w14:paraId="3B4EB5FC" w14:textId="77777777" w:rsidR="00973C7F" w:rsidRPr="0027162A" w:rsidRDefault="00973C7F" w:rsidP="00627E9C">
      <w:pPr>
        <w:rPr>
          <w:b/>
          <w:sz w:val="10"/>
          <w:szCs w:val="10"/>
        </w:rPr>
      </w:pPr>
      <w:r w:rsidRPr="0027162A">
        <w:rPr>
          <w:b/>
          <w:sz w:val="10"/>
          <w:szCs w:val="10"/>
        </w:rPr>
        <w:t>Q25. Os seguintes benefícios são oferecidos pelo seu empregador?</w:t>
      </w:r>
    </w:p>
    <w:tbl>
      <w:tblPr>
        <w:tblStyle w:val="Tabelacomgrade"/>
        <w:tblW w:w="0" w:type="auto"/>
        <w:tblLook w:val="04A0" w:firstRow="1" w:lastRow="0" w:firstColumn="1" w:lastColumn="0" w:noHBand="0" w:noVBand="1"/>
      </w:tblPr>
      <w:tblGrid>
        <w:gridCol w:w="3335"/>
        <w:gridCol w:w="1341"/>
        <w:gridCol w:w="1463"/>
        <w:gridCol w:w="1463"/>
        <w:gridCol w:w="1458"/>
      </w:tblGrid>
      <w:tr w:rsidR="00973C7F" w:rsidRPr="0027162A" w14:paraId="43EE681B" w14:textId="77777777" w:rsidTr="003028A2">
        <w:tc>
          <w:tcPr>
            <w:tcW w:w="3823" w:type="dxa"/>
          </w:tcPr>
          <w:p w14:paraId="55A852C5" w14:textId="77777777" w:rsidR="00973C7F" w:rsidRPr="0027162A" w:rsidRDefault="00973C7F" w:rsidP="00627E9C">
            <w:pPr>
              <w:rPr>
                <w:b/>
                <w:sz w:val="10"/>
                <w:szCs w:val="10"/>
              </w:rPr>
            </w:pPr>
          </w:p>
        </w:tc>
        <w:tc>
          <w:tcPr>
            <w:tcW w:w="1559" w:type="dxa"/>
            <w:shd w:val="clear" w:color="auto" w:fill="0070C0"/>
          </w:tcPr>
          <w:p w14:paraId="357C41A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7AF0A28C"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7C98DC1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0F40CC6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435ACEA9" w14:textId="77777777" w:rsidTr="003028A2">
        <w:tc>
          <w:tcPr>
            <w:tcW w:w="3823" w:type="dxa"/>
          </w:tcPr>
          <w:p w14:paraId="2C1CA1BC" w14:textId="77777777" w:rsidR="00973C7F" w:rsidRPr="0027162A" w:rsidRDefault="00973C7F" w:rsidP="00627E9C">
            <w:pPr>
              <w:rPr>
                <w:b/>
                <w:sz w:val="10"/>
                <w:szCs w:val="10"/>
              </w:rPr>
            </w:pPr>
            <w:r w:rsidRPr="0027162A">
              <w:rPr>
                <w:b/>
                <w:sz w:val="10"/>
                <w:szCs w:val="10"/>
              </w:rPr>
              <w:t>A. Seguro de saúde</w:t>
            </w:r>
          </w:p>
          <w:p w14:paraId="61757F8A" w14:textId="77777777" w:rsidR="00973C7F" w:rsidRPr="0027162A" w:rsidRDefault="00973C7F" w:rsidP="00627E9C">
            <w:pPr>
              <w:rPr>
                <w:b/>
                <w:sz w:val="10"/>
                <w:szCs w:val="10"/>
              </w:rPr>
            </w:pPr>
          </w:p>
        </w:tc>
        <w:tc>
          <w:tcPr>
            <w:tcW w:w="1559" w:type="dxa"/>
          </w:tcPr>
          <w:p w14:paraId="73AAAD97" w14:textId="77777777" w:rsidR="00973C7F" w:rsidRPr="0027162A" w:rsidRDefault="00973C7F" w:rsidP="00627E9C">
            <w:pPr>
              <w:rPr>
                <w:b/>
                <w:sz w:val="10"/>
                <w:szCs w:val="10"/>
              </w:rPr>
            </w:pPr>
          </w:p>
        </w:tc>
        <w:tc>
          <w:tcPr>
            <w:tcW w:w="1701" w:type="dxa"/>
          </w:tcPr>
          <w:p w14:paraId="75D27F99" w14:textId="77777777" w:rsidR="00973C7F" w:rsidRPr="0027162A" w:rsidRDefault="00973C7F" w:rsidP="00627E9C">
            <w:pPr>
              <w:rPr>
                <w:b/>
                <w:sz w:val="10"/>
                <w:szCs w:val="10"/>
              </w:rPr>
            </w:pPr>
          </w:p>
        </w:tc>
        <w:tc>
          <w:tcPr>
            <w:tcW w:w="1701" w:type="dxa"/>
          </w:tcPr>
          <w:p w14:paraId="277619A1" w14:textId="77777777" w:rsidR="00973C7F" w:rsidRPr="0027162A" w:rsidRDefault="00973C7F" w:rsidP="00627E9C">
            <w:pPr>
              <w:rPr>
                <w:b/>
                <w:sz w:val="10"/>
                <w:szCs w:val="10"/>
              </w:rPr>
            </w:pPr>
          </w:p>
        </w:tc>
        <w:tc>
          <w:tcPr>
            <w:tcW w:w="1672" w:type="dxa"/>
          </w:tcPr>
          <w:p w14:paraId="78C1F181" w14:textId="77777777" w:rsidR="00973C7F" w:rsidRPr="0027162A" w:rsidRDefault="00973C7F" w:rsidP="00627E9C">
            <w:pPr>
              <w:rPr>
                <w:b/>
                <w:sz w:val="10"/>
                <w:szCs w:val="10"/>
              </w:rPr>
            </w:pPr>
          </w:p>
        </w:tc>
      </w:tr>
      <w:tr w:rsidR="00973C7F" w:rsidRPr="0027162A" w14:paraId="3CCC04B8" w14:textId="77777777" w:rsidTr="003028A2">
        <w:tc>
          <w:tcPr>
            <w:tcW w:w="3823" w:type="dxa"/>
          </w:tcPr>
          <w:p w14:paraId="0DB6F959" w14:textId="77777777" w:rsidR="00973C7F" w:rsidRPr="0027162A" w:rsidRDefault="00973C7F" w:rsidP="00627E9C">
            <w:pPr>
              <w:rPr>
                <w:b/>
                <w:sz w:val="10"/>
                <w:szCs w:val="10"/>
              </w:rPr>
            </w:pPr>
            <w:r w:rsidRPr="0027162A">
              <w:rPr>
                <w:b/>
                <w:sz w:val="10"/>
                <w:szCs w:val="10"/>
              </w:rPr>
              <w:t>B. Assistência com educação/mensalidade</w:t>
            </w:r>
          </w:p>
          <w:p w14:paraId="3F88778A" w14:textId="77777777" w:rsidR="00973C7F" w:rsidRPr="0027162A" w:rsidRDefault="00973C7F" w:rsidP="00627E9C">
            <w:pPr>
              <w:rPr>
                <w:b/>
                <w:sz w:val="10"/>
                <w:szCs w:val="10"/>
              </w:rPr>
            </w:pPr>
          </w:p>
        </w:tc>
        <w:tc>
          <w:tcPr>
            <w:tcW w:w="1559" w:type="dxa"/>
          </w:tcPr>
          <w:p w14:paraId="715EC96A" w14:textId="77777777" w:rsidR="00973C7F" w:rsidRPr="0027162A" w:rsidRDefault="00973C7F" w:rsidP="00627E9C">
            <w:pPr>
              <w:rPr>
                <w:b/>
                <w:sz w:val="10"/>
                <w:szCs w:val="10"/>
              </w:rPr>
            </w:pPr>
          </w:p>
        </w:tc>
        <w:tc>
          <w:tcPr>
            <w:tcW w:w="1701" w:type="dxa"/>
          </w:tcPr>
          <w:p w14:paraId="5C61D101" w14:textId="77777777" w:rsidR="00973C7F" w:rsidRPr="0027162A" w:rsidRDefault="00973C7F" w:rsidP="00627E9C">
            <w:pPr>
              <w:rPr>
                <w:b/>
                <w:sz w:val="10"/>
                <w:szCs w:val="10"/>
              </w:rPr>
            </w:pPr>
          </w:p>
        </w:tc>
        <w:tc>
          <w:tcPr>
            <w:tcW w:w="1701" w:type="dxa"/>
          </w:tcPr>
          <w:p w14:paraId="2F9C09FA" w14:textId="77777777" w:rsidR="00973C7F" w:rsidRPr="0027162A" w:rsidRDefault="00973C7F" w:rsidP="00627E9C">
            <w:pPr>
              <w:rPr>
                <w:b/>
                <w:sz w:val="10"/>
                <w:szCs w:val="10"/>
              </w:rPr>
            </w:pPr>
          </w:p>
        </w:tc>
        <w:tc>
          <w:tcPr>
            <w:tcW w:w="1672" w:type="dxa"/>
          </w:tcPr>
          <w:p w14:paraId="103783E8" w14:textId="77777777" w:rsidR="00973C7F" w:rsidRPr="0027162A" w:rsidRDefault="00973C7F" w:rsidP="00627E9C">
            <w:pPr>
              <w:rPr>
                <w:b/>
                <w:sz w:val="10"/>
                <w:szCs w:val="10"/>
              </w:rPr>
            </w:pPr>
          </w:p>
        </w:tc>
      </w:tr>
      <w:tr w:rsidR="00973C7F" w:rsidRPr="0027162A" w14:paraId="04A456D7" w14:textId="77777777" w:rsidTr="003028A2">
        <w:tc>
          <w:tcPr>
            <w:tcW w:w="3823" w:type="dxa"/>
          </w:tcPr>
          <w:p w14:paraId="79DDCB7A" w14:textId="77777777" w:rsidR="00973C7F" w:rsidRPr="0027162A" w:rsidRDefault="00973C7F" w:rsidP="00627E9C">
            <w:pPr>
              <w:rPr>
                <w:b/>
                <w:sz w:val="10"/>
                <w:szCs w:val="10"/>
              </w:rPr>
            </w:pPr>
            <w:r w:rsidRPr="0027162A">
              <w:rPr>
                <w:b/>
                <w:sz w:val="10"/>
                <w:szCs w:val="10"/>
              </w:rPr>
              <w:t>C. Aposentadoria (contribuições do empregador para aposentadoria</w:t>
            </w:r>
          </w:p>
          <w:p w14:paraId="4CD3EFD8" w14:textId="77777777" w:rsidR="00973C7F" w:rsidRPr="0027162A" w:rsidRDefault="00973C7F" w:rsidP="00627E9C">
            <w:pPr>
              <w:rPr>
                <w:b/>
                <w:sz w:val="10"/>
                <w:szCs w:val="10"/>
              </w:rPr>
            </w:pPr>
            <w:r w:rsidRPr="0027162A">
              <w:rPr>
                <w:b/>
                <w:sz w:val="10"/>
                <w:szCs w:val="10"/>
              </w:rPr>
              <w:t xml:space="preserve"> poupança)</w:t>
            </w:r>
          </w:p>
          <w:p w14:paraId="79A51A4A" w14:textId="77777777" w:rsidR="00973C7F" w:rsidRPr="0027162A" w:rsidRDefault="00973C7F" w:rsidP="00627E9C">
            <w:pPr>
              <w:rPr>
                <w:b/>
                <w:sz w:val="10"/>
                <w:szCs w:val="10"/>
              </w:rPr>
            </w:pPr>
          </w:p>
        </w:tc>
        <w:tc>
          <w:tcPr>
            <w:tcW w:w="1559" w:type="dxa"/>
          </w:tcPr>
          <w:p w14:paraId="4DEE8D81" w14:textId="77777777" w:rsidR="00973C7F" w:rsidRPr="0027162A" w:rsidRDefault="00973C7F" w:rsidP="00627E9C">
            <w:pPr>
              <w:rPr>
                <w:b/>
                <w:sz w:val="10"/>
                <w:szCs w:val="10"/>
              </w:rPr>
            </w:pPr>
          </w:p>
        </w:tc>
        <w:tc>
          <w:tcPr>
            <w:tcW w:w="1701" w:type="dxa"/>
          </w:tcPr>
          <w:p w14:paraId="53B77B2F" w14:textId="77777777" w:rsidR="00973C7F" w:rsidRPr="0027162A" w:rsidRDefault="00973C7F" w:rsidP="00627E9C">
            <w:pPr>
              <w:rPr>
                <w:b/>
                <w:sz w:val="10"/>
                <w:szCs w:val="10"/>
              </w:rPr>
            </w:pPr>
          </w:p>
        </w:tc>
        <w:tc>
          <w:tcPr>
            <w:tcW w:w="1701" w:type="dxa"/>
          </w:tcPr>
          <w:p w14:paraId="40FD9470" w14:textId="77777777" w:rsidR="00973C7F" w:rsidRPr="0027162A" w:rsidRDefault="00973C7F" w:rsidP="00627E9C">
            <w:pPr>
              <w:rPr>
                <w:b/>
                <w:sz w:val="10"/>
                <w:szCs w:val="10"/>
              </w:rPr>
            </w:pPr>
          </w:p>
        </w:tc>
        <w:tc>
          <w:tcPr>
            <w:tcW w:w="1672" w:type="dxa"/>
          </w:tcPr>
          <w:p w14:paraId="5B3468C6" w14:textId="77777777" w:rsidR="00973C7F" w:rsidRPr="0027162A" w:rsidRDefault="00973C7F" w:rsidP="00627E9C">
            <w:pPr>
              <w:rPr>
                <w:b/>
                <w:sz w:val="10"/>
                <w:szCs w:val="10"/>
              </w:rPr>
            </w:pPr>
          </w:p>
        </w:tc>
      </w:tr>
      <w:tr w:rsidR="00973C7F" w:rsidRPr="0027162A" w14:paraId="59531569" w14:textId="77777777" w:rsidTr="003028A2">
        <w:tc>
          <w:tcPr>
            <w:tcW w:w="3823" w:type="dxa"/>
          </w:tcPr>
          <w:p w14:paraId="2FA42097" w14:textId="77777777" w:rsidR="00973C7F" w:rsidRPr="0027162A" w:rsidRDefault="00973C7F" w:rsidP="00627E9C">
            <w:pPr>
              <w:rPr>
                <w:b/>
                <w:sz w:val="10"/>
                <w:szCs w:val="10"/>
              </w:rPr>
            </w:pPr>
            <w:r w:rsidRPr="0027162A">
              <w:rPr>
                <w:b/>
                <w:sz w:val="10"/>
                <w:szCs w:val="10"/>
              </w:rPr>
              <w:t>D. Licença maternidade remunerada</w:t>
            </w:r>
          </w:p>
          <w:p w14:paraId="46831A52" w14:textId="77777777" w:rsidR="00973C7F" w:rsidRPr="0027162A" w:rsidRDefault="00973C7F" w:rsidP="00627E9C">
            <w:pPr>
              <w:rPr>
                <w:b/>
                <w:sz w:val="10"/>
                <w:szCs w:val="10"/>
              </w:rPr>
            </w:pPr>
          </w:p>
        </w:tc>
        <w:tc>
          <w:tcPr>
            <w:tcW w:w="1559" w:type="dxa"/>
          </w:tcPr>
          <w:p w14:paraId="2E9590FC" w14:textId="77777777" w:rsidR="00973C7F" w:rsidRPr="0027162A" w:rsidRDefault="00973C7F" w:rsidP="00627E9C">
            <w:pPr>
              <w:rPr>
                <w:b/>
                <w:sz w:val="10"/>
                <w:szCs w:val="10"/>
              </w:rPr>
            </w:pPr>
          </w:p>
        </w:tc>
        <w:tc>
          <w:tcPr>
            <w:tcW w:w="1701" w:type="dxa"/>
          </w:tcPr>
          <w:p w14:paraId="3AE7DB2E" w14:textId="77777777" w:rsidR="00973C7F" w:rsidRPr="0027162A" w:rsidRDefault="00973C7F" w:rsidP="00627E9C">
            <w:pPr>
              <w:rPr>
                <w:b/>
                <w:sz w:val="10"/>
                <w:szCs w:val="10"/>
              </w:rPr>
            </w:pPr>
          </w:p>
        </w:tc>
        <w:tc>
          <w:tcPr>
            <w:tcW w:w="1701" w:type="dxa"/>
          </w:tcPr>
          <w:p w14:paraId="6BD0400F" w14:textId="77777777" w:rsidR="00973C7F" w:rsidRPr="0027162A" w:rsidRDefault="00973C7F" w:rsidP="00627E9C">
            <w:pPr>
              <w:rPr>
                <w:b/>
                <w:sz w:val="10"/>
                <w:szCs w:val="10"/>
              </w:rPr>
            </w:pPr>
          </w:p>
        </w:tc>
        <w:tc>
          <w:tcPr>
            <w:tcW w:w="1672" w:type="dxa"/>
          </w:tcPr>
          <w:p w14:paraId="2F36832D" w14:textId="77777777" w:rsidR="00973C7F" w:rsidRPr="0027162A" w:rsidRDefault="00973C7F" w:rsidP="00627E9C">
            <w:pPr>
              <w:rPr>
                <w:b/>
                <w:sz w:val="10"/>
                <w:szCs w:val="10"/>
              </w:rPr>
            </w:pPr>
          </w:p>
        </w:tc>
      </w:tr>
      <w:tr w:rsidR="00973C7F" w:rsidRPr="0027162A" w14:paraId="44427ECC" w14:textId="77777777" w:rsidTr="003028A2">
        <w:tc>
          <w:tcPr>
            <w:tcW w:w="3823" w:type="dxa"/>
          </w:tcPr>
          <w:p w14:paraId="63694298" w14:textId="77777777" w:rsidR="00973C7F" w:rsidRPr="0027162A" w:rsidRDefault="00973C7F" w:rsidP="00627E9C">
            <w:pPr>
              <w:rPr>
                <w:b/>
                <w:sz w:val="10"/>
                <w:szCs w:val="10"/>
              </w:rPr>
            </w:pPr>
            <w:r w:rsidRPr="0027162A">
              <w:rPr>
                <w:b/>
                <w:sz w:val="10"/>
                <w:szCs w:val="10"/>
              </w:rPr>
              <w:t>E. Licença paternidade remunerada</w:t>
            </w:r>
          </w:p>
          <w:p w14:paraId="582CBF2C" w14:textId="77777777" w:rsidR="00973C7F" w:rsidRPr="0027162A" w:rsidRDefault="00973C7F" w:rsidP="00627E9C">
            <w:pPr>
              <w:rPr>
                <w:b/>
                <w:sz w:val="10"/>
                <w:szCs w:val="10"/>
              </w:rPr>
            </w:pPr>
          </w:p>
        </w:tc>
        <w:tc>
          <w:tcPr>
            <w:tcW w:w="1559" w:type="dxa"/>
          </w:tcPr>
          <w:p w14:paraId="47AEE1C9" w14:textId="77777777" w:rsidR="00973C7F" w:rsidRPr="0027162A" w:rsidRDefault="00973C7F" w:rsidP="00627E9C">
            <w:pPr>
              <w:rPr>
                <w:b/>
                <w:sz w:val="10"/>
                <w:szCs w:val="10"/>
              </w:rPr>
            </w:pPr>
          </w:p>
        </w:tc>
        <w:tc>
          <w:tcPr>
            <w:tcW w:w="1701" w:type="dxa"/>
          </w:tcPr>
          <w:p w14:paraId="1B18BDF4" w14:textId="77777777" w:rsidR="00973C7F" w:rsidRPr="0027162A" w:rsidRDefault="00973C7F" w:rsidP="00627E9C">
            <w:pPr>
              <w:rPr>
                <w:b/>
                <w:sz w:val="10"/>
                <w:szCs w:val="10"/>
              </w:rPr>
            </w:pPr>
          </w:p>
        </w:tc>
        <w:tc>
          <w:tcPr>
            <w:tcW w:w="1701" w:type="dxa"/>
          </w:tcPr>
          <w:p w14:paraId="1F3BFCA1" w14:textId="77777777" w:rsidR="00973C7F" w:rsidRPr="0027162A" w:rsidRDefault="00973C7F" w:rsidP="00627E9C">
            <w:pPr>
              <w:rPr>
                <w:b/>
                <w:sz w:val="10"/>
                <w:szCs w:val="10"/>
              </w:rPr>
            </w:pPr>
          </w:p>
        </w:tc>
        <w:tc>
          <w:tcPr>
            <w:tcW w:w="1672" w:type="dxa"/>
          </w:tcPr>
          <w:p w14:paraId="5B576ECC" w14:textId="77777777" w:rsidR="00973C7F" w:rsidRPr="0027162A" w:rsidRDefault="00973C7F" w:rsidP="00627E9C">
            <w:pPr>
              <w:rPr>
                <w:b/>
                <w:sz w:val="10"/>
                <w:szCs w:val="10"/>
              </w:rPr>
            </w:pPr>
          </w:p>
        </w:tc>
      </w:tr>
      <w:tr w:rsidR="00973C7F" w:rsidRPr="0027162A" w14:paraId="36AF42E3" w14:textId="77777777" w:rsidTr="003028A2">
        <w:tc>
          <w:tcPr>
            <w:tcW w:w="3823" w:type="dxa"/>
          </w:tcPr>
          <w:p w14:paraId="46072729" w14:textId="77777777" w:rsidR="00973C7F" w:rsidRPr="0027162A" w:rsidRDefault="00973C7F" w:rsidP="00627E9C">
            <w:pPr>
              <w:rPr>
                <w:b/>
                <w:sz w:val="10"/>
                <w:szCs w:val="10"/>
              </w:rPr>
            </w:pPr>
            <w:r w:rsidRPr="0027162A">
              <w:rPr>
                <w:b/>
                <w:sz w:val="10"/>
                <w:szCs w:val="10"/>
              </w:rPr>
              <w:t>F. Licença médica remunerada</w:t>
            </w:r>
          </w:p>
          <w:p w14:paraId="1B761B93" w14:textId="77777777" w:rsidR="00973C7F" w:rsidRPr="0027162A" w:rsidRDefault="00973C7F" w:rsidP="00627E9C">
            <w:pPr>
              <w:rPr>
                <w:b/>
                <w:sz w:val="10"/>
                <w:szCs w:val="10"/>
              </w:rPr>
            </w:pPr>
          </w:p>
        </w:tc>
        <w:tc>
          <w:tcPr>
            <w:tcW w:w="1559" w:type="dxa"/>
          </w:tcPr>
          <w:p w14:paraId="1D0C9B6A" w14:textId="77777777" w:rsidR="00973C7F" w:rsidRPr="0027162A" w:rsidRDefault="00973C7F" w:rsidP="00627E9C">
            <w:pPr>
              <w:rPr>
                <w:b/>
                <w:sz w:val="10"/>
                <w:szCs w:val="10"/>
              </w:rPr>
            </w:pPr>
          </w:p>
        </w:tc>
        <w:tc>
          <w:tcPr>
            <w:tcW w:w="1701" w:type="dxa"/>
          </w:tcPr>
          <w:p w14:paraId="07B2F027" w14:textId="77777777" w:rsidR="00973C7F" w:rsidRPr="0027162A" w:rsidRDefault="00973C7F" w:rsidP="00627E9C">
            <w:pPr>
              <w:rPr>
                <w:b/>
                <w:sz w:val="10"/>
                <w:szCs w:val="10"/>
              </w:rPr>
            </w:pPr>
          </w:p>
        </w:tc>
        <w:tc>
          <w:tcPr>
            <w:tcW w:w="1701" w:type="dxa"/>
          </w:tcPr>
          <w:p w14:paraId="76B3B5F2" w14:textId="77777777" w:rsidR="00973C7F" w:rsidRPr="0027162A" w:rsidRDefault="00973C7F" w:rsidP="00627E9C">
            <w:pPr>
              <w:rPr>
                <w:b/>
                <w:sz w:val="10"/>
                <w:szCs w:val="10"/>
              </w:rPr>
            </w:pPr>
          </w:p>
        </w:tc>
        <w:tc>
          <w:tcPr>
            <w:tcW w:w="1672" w:type="dxa"/>
          </w:tcPr>
          <w:p w14:paraId="67580471" w14:textId="77777777" w:rsidR="00973C7F" w:rsidRPr="0027162A" w:rsidRDefault="00973C7F" w:rsidP="00627E9C">
            <w:pPr>
              <w:rPr>
                <w:b/>
                <w:sz w:val="10"/>
                <w:szCs w:val="10"/>
              </w:rPr>
            </w:pPr>
          </w:p>
        </w:tc>
      </w:tr>
      <w:tr w:rsidR="00973C7F" w:rsidRPr="0027162A" w14:paraId="5EEDB987" w14:textId="77777777" w:rsidTr="003028A2">
        <w:tc>
          <w:tcPr>
            <w:tcW w:w="3823" w:type="dxa"/>
          </w:tcPr>
          <w:p w14:paraId="7CA5BE27" w14:textId="77777777" w:rsidR="00973C7F" w:rsidRPr="0027162A" w:rsidRDefault="00973C7F" w:rsidP="00627E9C">
            <w:pPr>
              <w:rPr>
                <w:b/>
                <w:sz w:val="10"/>
                <w:szCs w:val="10"/>
              </w:rPr>
            </w:pPr>
            <w:r w:rsidRPr="0027162A">
              <w:rPr>
                <w:b/>
                <w:sz w:val="10"/>
                <w:szCs w:val="10"/>
              </w:rPr>
              <w:t>G. Outras licenças remuneradas que exijam cuidados (por exemplo, para cuidar de familiares doentes)</w:t>
            </w:r>
          </w:p>
          <w:p w14:paraId="7D7CC724" w14:textId="77777777" w:rsidR="00973C7F" w:rsidRPr="0027162A" w:rsidRDefault="00973C7F" w:rsidP="00627E9C">
            <w:pPr>
              <w:rPr>
                <w:b/>
                <w:sz w:val="10"/>
                <w:szCs w:val="10"/>
              </w:rPr>
            </w:pPr>
          </w:p>
        </w:tc>
        <w:tc>
          <w:tcPr>
            <w:tcW w:w="1559" w:type="dxa"/>
          </w:tcPr>
          <w:p w14:paraId="36F09C5A" w14:textId="77777777" w:rsidR="00973C7F" w:rsidRPr="0027162A" w:rsidRDefault="00973C7F" w:rsidP="00627E9C">
            <w:pPr>
              <w:rPr>
                <w:b/>
                <w:sz w:val="10"/>
                <w:szCs w:val="10"/>
              </w:rPr>
            </w:pPr>
          </w:p>
        </w:tc>
        <w:tc>
          <w:tcPr>
            <w:tcW w:w="1701" w:type="dxa"/>
          </w:tcPr>
          <w:p w14:paraId="47AAEE4E" w14:textId="77777777" w:rsidR="00973C7F" w:rsidRPr="0027162A" w:rsidRDefault="00973C7F" w:rsidP="00627E9C">
            <w:pPr>
              <w:rPr>
                <w:b/>
                <w:sz w:val="10"/>
                <w:szCs w:val="10"/>
              </w:rPr>
            </w:pPr>
          </w:p>
        </w:tc>
        <w:tc>
          <w:tcPr>
            <w:tcW w:w="1701" w:type="dxa"/>
          </w:tcPr>
          <w:p w14:paraId="0384F65D" w14:textId="77777777" w:rsidR="00973C7F" w:rsidRPr="0027162A" w:rsidRDefault="00973C7F" w:rsidP="00627E9C">
            <w:pPr>
              <w:rPr>
                <w:b/>
                <w:sz w:val="10"/>
                <w:szCs w:val="10"/>
              </w:rPr>
            </w:pPr>
          </w:p>
        </w:tc>
        <w:tc>
          <w:tcPr>
            <w:tcW w:w="1672" w:type="dxa"/>
          </w:tcPr>
          <w:p w14:paraId="1EEC00F7" w14:textId="77777777" w:rsidR="00973C7F" w:rsidRPr="0027162A" w:rsidRDefault="00973C7F" w:rsidP="00627E9C">
            <w:pPr>
              <w:rPr>
                <w:b/>
                <w:sz w:val="10"/>
                <w:szCs w:val="10"/>
              </w:rPr>
            </w:pPr>
          </w:p>
        </w:tc>
      </w:tr>
      <w:tr w:rsidR="00973C7F" w:rsidRPr="0027162A" w14:paraId="30ABD093" w14:textId="77777777" w:rsidTr="003028A2">
        <w:tc>
          <w:tcPr>
            <w:tcW w:w="3823" w:type="dxa"/>
          </w:tcPr>
          <w:p w14:paraId="60F359EA" w14:textId="77777777" w:rsidR="00973C7F" w:rsidRPr="0027162A" w:rsidRDefault="00973C7F" w:rsidP="00627E9C">
            <w:pPr>
              <w:rPr>
                <w:b/>
                <w:sz w:val="10"/>
                <w:szCs w:val="10"/>
              </w:rPr>
            </w:pPr>
            <w:r w:rsidRPr="0027162A">
              <w:rPr>
                <w:b/>
                <w:sz w:val="10"/>
                <w:szCs w:val="10"/>
              </w:rPr>
              <w:t>H. Licença por invalidez remunerada</w:t>
            </w:r>
          </w:p>
          <w:p w14:paraId="72CD5918" w14:textId="77777777" w:rsidR="00973C7F" w:rsidRPr="0027162A" w:rsidRDefault="00973C7F" w:rsidP="00627E9C">
            <w:pPr>
              <w:rPr>
                <w:b/>
                <w:sz w:val="10"/>
                <w:szCs w:val="10"/>
              </w:rPr>
            </w:pPr>
          </w:p>
        </w:tc>
        <w:tc>
          <w:tcPr>
            <w:tcW w:w="1559" w:type="dxa"/>
          </w:tcPr>
          <w:p w14:paraId="4ADFEDEC" w14:textId="77777777" w:rsidR="00973C7F" w:rsidRPr="0027162A" w:rsidRDefault="00973C7F" w:rsidP="00627E9C">
            <w:pPr>
              <w:rPr>
                <w:b/>
                <w:sz w:val="10"/>
                <w:szCs w:val="10"/>
              </w:rPr>
            </w:pPr>
          </w:p>
        </w:tc>
        <w:tc>
          <w:tcPr>
            <w:tcW w:w="1701" w:type="dxa"/>
          </w:tcPr>
          <w:p w14:paraId="0BB7487C" w14:textId="77777777" w:rsidR="00973C7F" w:rsidRPr="0027162A" w:rsidRDefault="00973C7F" w:rsidP="00627E9C">
            <w:pPr>
              <w:rPr>
                <w:b/>
                <w:sz w:val="10"/>
                <w:szCs w:val="10"/>
              </w:rPr>
            </w:pPr>
          </w:p>
        </w:tc>
        <w:tc>
          <w:tcPr>
            <w:tcW w:w="1701" w:type="dxa"/>
          </w:tcPr>
          <w:p w14:paraId="1164770B" w14:textId="77777777" w:rsidR="00973C7F" w:rsidRPr="0027162A" w:rsidRDefault="00973C7F" w:rsidP="00627E9C">
            <w:pPr>
              <w:rPr>
                <w:b/>
                <w:sz w:val="10"/>
                <w:szCs w:val="10"/>
              </w:rPr>
            </w:pPr>
          </w:p>
        </w:tc>
        <w:tc>
          <w:tcPr>
            <w:tcW w:w="1672" w:type="dxa"/>
          </w:tcPr>
          <w:p w14:paraId="5637AB19" w14:textId="77777777" w:rsidR="00973C7F" w:rsidRPr="0027162A" w:rsidRDefault="00973C7F" w:rsidP="00627E9C">
            <w:pPr>
              <w:rPr>
                <w:b/>
                <w:sz w:val="10"/>
                <w:szCs w:val="10"/>
              </w:rPr>
            </w:pPr>
          </w:p>
        </w:tc>
      </w:tr>
      <w:tr w:rsidR="00973C7F" w:rsidRPr="0027162A" w14:paraId="0EED5378" w14:textId="77777777" w:rsidTr="003028A2">
        <w:tc>
          <w:tcPr>
            <w:tcW w:w="3823" w:type="dxa"/>
          </w:tcPr>
          <w:p w14:paraId="4A6D5FDC" w14:textId="77777777" w:rsidR="00973C7F" w:rsidRPr="0027162A" w:rsidRDefault="00973C7F" w:rsidP="00627E9C">
            <w:pPr>
              <w:rPr>
                <w:b/>
                <w:sz w:val="10"/>
                <w:szCs w:val="10"/>
              </w:rPr>
            </w:pPr>
            <w:r w:rsidRPr="0027162A">
              <w:rPr>
                <w:b/>
                <w:sz w:val="10"/>
                <w:szCs w:val="10"/>
              </w:rPr>
              <w:t>I. Dias de férias remunerados</w:t>
            </w:r>
          </w:p>
          <w:p w14:paraId="61034732" w14:textId="77777777" w:rsidR="00973C7F" w:rsidRPr="0027162A" w:rsidRDefault="00973C7F" w:rsidP="00627E9C">
            <w:pPr>
              <w:rPr>
                <w:b/>
                <w:sz w:val="10"/>
                <w:szCs w:val="10"/>
              </w:rPr>
            </w:pPr>
          </w:p>
        </w:tc>
        <w:tc>
          <w:tcPr>
            <w:tcW w:w="1559" w:type="dxa"/>
          </w:tcPr>
          <w:p w14:paraId="55CF45EB" w14:textId="77777777" w:rsidR="00973C7F" w:rsidRPr="0027162A" w:rsidRDefault="00973C7F" w:rsidP="00627E9C">
            <w:pPr>
              <w:rPr>
                <w:b/>
                <w:sz w:val="10"/>
                <w:szCs w:val="10"/>
              </w:rPr>
            </w:pPr>
          </w:p>
        </w:tc>
        <w:tc>
          <w:tcPr>
            <w:tcW w:w="1701" w:type="dxa"/>
          </w:tcPr>
          <w:p w14:paraId="0BBA32C6" w14:textId="77777777" w:rsidR="00973C7F" w:rsidRPr="0027162A" w:rsidRDefault="00973C7F" w:rsidP="00627E9C">
            <w:pPr>
              <w:rPr>
                <w:b/>
                <w:sz w:val="10"/>
                <w:szCs w:val="10"/>
              </w:rPr>
            </w:pPr>
          </w:p>
        </w:tc>
        <w:tc>
          <w:tcPr>
            <w:tcW w:w="1701" w:type="dxa"/>
          </w:tcPr>
          <w:p w14:paraId="013A86B6" w14:textId="77777777" w:rsidR="00973C7F" w:rsidRPr="0027162A" w:rsidRDefault="00973C7F" w:rsidP="00627E9C">
            <w:pPr>
              <w:rPr>
                <w:b/>
                <w:sz w:val="10"/>
                <w:szCs w:val="10"/>
              </w:rPr>
            </w:pPr>
          </w:p>
        </w:tc>
        <w:tc>
          <w:tcPr>
            <w:tcW w:w="1672" w:type="dxa"/>
          </w:tcPr>
          <w:p w14:paraId="3D4EB11C" w14:textId="77777777" w:rsidR="00973C7F" w:rsidRPr="0027162A" w:rsidRDefault="00973C7F" w:rsidP="00627E9C">
            <w:pPr>
              <w:rPr>
                <w:b/>
                <w:sz w:val="10"/>
                <w:szCs w:val="10"/>
              </w:rPr>
            </w:pPr>
          </w:p>
        </w:tc>
      </w:tr>
      <w:tr w:rsidR="00973C7F" w:rsidRPr="0027162A" w14:paraId="2B3F42FA" w14:textId="77777777" w:rsidTr="003028A2">
        <w:tc>
          <w:tcPr>
            <w:tcW w:w="3823" w:type="dxa"/>
          </w:tcPr>
          <w:p w14:paraId="41A7EECC" w14:textId="77777777" w:rsidR="00973C7F" w:rsidRPr="0027162A" w:rsidRDefault="00973C7F" w:rsidP="00627E9C">
            <w:pPr>
              <w:rPr>
                <w:b/>
                <w:sz w:val="10"/>
                <w:szCs w:val="10"/>
              </w:rPr>
            </w:pPr>
            <w:r w:rsidRPr="0027162A">
              <w:rPr>
                <w:b/>
                <w:sz w:val="10"/>
                <w:szCs w:val="10"/>
              </w:rPr>
              <w:t>J. Outras licenças remuneradas (por exemplo, luto, emergência, dever do júri)</w:t>
            </w:r>
          </w:p>
          <w:p w14:paraId="6280D788" w14:textId="77777777" w:rsidR="00973C7F" w:rsidRPr="0027162A" w:rsidRDefault="00973C7F" w:rsidP="00627E9C">
            <w:pPr>
              <w:rPr>
                <w:b/>
                <w:sz w:val="10"/>
                <w:szCs w:val="10"/>
              </w:rPr>
            </w:pPr>
          </w:p>
        </w:tc>
        <w:tc>
          <w:tcPr>
            <w:tcW w:w="1559" w:type="dxa"/>
          </w:tcPr>
          <w:p w14:paraId="03D96AEE" w14:textId="77777777" w:rsidR="00973C7F" w:rsidRPr="0027162A" w:rsidRDefault="00973C7F" w:rsidP="00627E9C">
            <w:pPr>
              <w:rPr>
                <w:b/>
                <w:sz w:val="10"/>
                <w:szCs w:val="10"/>
              </w:rPr>
            </w:pPr>
          </w:p>
        </w:tc>
        <w:tc>
          <w:tcPr>
            <w:tcW w:w="1701" w:type="dxa"/>
          </w:tcPr>
          <w:p w14:paraId="46E7DCDD" w14:textId="77777777" w:rsidR="00973C7F" w:rsidRPr="0027162A" w:rsidRDefault="00973C7F" w:rsidP="00627E9C">
            <w:pPr>
              <w:rPr>
                <w:b/>
                <w:sz w:val="10"/>
                <w:szCs w:val="10"/>
              </w:rPr>
            </w:pPr>
          </w:p>
        </w:tc>
        <w:tc>
          <w:tcPr>
            <w:tcW w:w="1701" w:type="dxa"/>
          </w:tcPr>
          <w:p w14:paraId="4810F129" w14:textId="77777777" w:rsidR="00973C7F" w:rsidRPr="0027162A" w:rsidRDefault="00973C7F" w:rsidP="00627E9C">
            <w:pPr>
              <w:rPr>
                <w:b/>
                <w:sz w:val="10"/>
                <w:szCs w:val="10"/>
              </w:rPr>
            </w:pPr>
          </w:p>
        </w:tc>
        <w:tc>
          <w:tcPr>
            <w:tcW w:w="1672" w:type="dxa"/>
          </w:tcPr>
          <w:p w14:paraId="4D009ACB" w14:textId="77777777" w:rsidR="00973C7F" w:rsidRPr="0027162A" w:rsidRDefault="00973C7F" w:rsidP="00627E9C">
            <w:pPr>
              <w:rPr>
                <w:b/>
                <w:sz w:val="10"/>
                <w:szCs w:val="10"/>
              </w:rPr>
            </w:pPr>
          </w:p>
        </w:tc>
      </w:tr>
      <w:tr w:rsidR="00973C7F" w:rsidRPr="0027162A" w14:paraId="4A95B306" w14:textId="77777777" w:rsidTr="003028A2">
        <w:tc>
          <w:tcPr>
            <w:tcW w:w="3823" w:type="dxa"/>
          </w:tcPr>
          <w:p w14:paraId="34F93382" w14:textId="77777777" w:rsidR="00973C7F" w:rsidRPr="0027162A" w:rsidRDefault="00973C7F" w:rsidP="00627E9C">
            <w:pPr>
              <w:rPr>
                <w:b/>
                <w:sz w:val="10"/>
                <w:szCs w:val="10"/>
              </w:rPr>
            </w:pPr>
            <w:r w:rsidRPr="0027162A">
              <w:rPr>
                <w:b/>
                <w:sz w:val="10"/>
                <w:szCs w:val="10"/>
              </w:rPr>
              <w:t>K. Capacidade de tirar licença não remunerada</w:t>
            </w:r>
          </w:p>
          <w:p w14:paraId="5739CF07" w14:textId="77777777" w:rsidR="00973C7F" w:rsidRPr="0027162A" w:rsidRDefault="00973C7F" w:rsidP="00627E9C">
            <w:pPr>
              <w:rPr>
                <w:b/>
                <w:sz w:val="10"/>
                <w:szCs w:val="10"/>
              </w:rPr>
            </w:pPr>
          </w:p>
        </w:tc>
        <w:tc>
          <w:tcPr>
            <w:tcW w:w="1559" w:type="dxa"/>
          </w:tcPr>
          <w:p w14:paraId="5FC82059" w14:textId="77777777" w:rsidR="00973C7F" w:rsidRPr="0027162A" w:rsidRDefault="00973C7F" w:rsidP="00627E9C">
            <w:pPr>
              <w:rPr>
                <w:b/>
                <w:sz w:val="10"/>
                <w:szCs w:val="10"/>
              </w:rPr>
            </w:pPr>
          </w:p>
        </w:tc>
        <w:tc>
          <w:tcPr>
            <w:tcW w:w="1701" w:type="dxa"/>
          </w:tcPr>
          <w:p w14:paraId="1B8DEA40" w14:textId="77777777" w:rsidR="00973C7F" w:rsidRPr="0027162A" w:rsidRDefault="00973C7F" w:rsidP="00627E9C">
            <w:pPr>
              <w:rPr>
                <w:b/>
                <w:sz w:val="10"/>
                <w:szCs w:val="10"/>
              </w:rPr>
            </w:pPr>
          </w:p>
        </w:tc>
        <w:tc>
          <w:tcPr>
            <w:tcW w:w="1701" w:type="dxa"/>
          </w:tcPr>
          <w:p w14:paraId="2E604CA7" w14:textId="77777777" w:rsidR="00973C7F" w:rsidRPr="0027162A" w:rsidRDefault="00973C7F" w:rsidP="00627E9C">
            <w:pPr>
              <w:rPr>
                <w:b/>
                <w:sz w:val="10"/>
                <w:szCs w:val="10"/>
              </w:rPr>
            </w:pPr>
          </w:p>
        </w:tc>
        <w:tc>
          <w:tcPr>
            <w:tcW w:w="1672" w:type="dxa"/>
          </w:tcPr>
          <w:p w14:paraId="3F696D5F" w14:textId="77777777" w:rsidR="00973C7F" w:rsidRPr="0027162A" w:rsidRDefault="00973C7F" w:rsidP="00627E9C">
            <w:pPr>
              <w:rPr>
                <w:b/>
                <w:sz w:val="10"/>
                <w:szCs w:val="10"/>
              </w:rPr>
            </w:pPr>
          </w:p>
        </w:tc>
      </w:tr>
      <w:tr w:rsidR="00973C7F" w:rsidRPr="0027162A" w14:paraId="2B961DC3" w14:textId="77777777" w:rsidTr="003028A2">
        <w:tc>
          <w:tcPr>
            <w:tcW w:w="3823" w:type="dxa"/>
          </w:tcPr>
          <w:p w14:paraId="6C01BB07" w14:textId="77777777" w:rsidR="00973C7F" w:rsidRPr="0027162A" w:rsidRDefault="00973C7F" w:rsidP="00627E9C">
            <w:pPr>
              <w:rPr>
                <w:b/>
                <w:sz w:val="10"/>
                <w:szCs w:val="10"/>
              </w:rPr>
            </w:pPr>
            <w:r w:rsidRPr="0027162A">
              <w:rPr>
                <w:b/>
                <w:sz w:val="10"/>
                <w:szCs w:val="10"/>
              </w:rPr>
              <w:t>L. Opções de transporte (como ajuda com transporte de ida e vinda para o trabalho)</w:t>
            </w:r>
          </w:p>
          <w:p w14:paraId="1970F12F" w14:textId="77777777" w:rsidR="00973C7F" w:rsidRPr="0027162A" w:rsidRDefault="00973C7F" w:rsidP="00627E9C">
            <w:pPr>
              <w:rPr>
                <w:b/>
                <w:sz w:val="10"/>
                <w:szCs w:val="10"/>
              </w:rPr>
            </w:pPr>
          </w:p>
        </w:tc>
        <w:tc>
          <w:tcPr>
            <w:tcW w:w="1559" w:type="dxa"/>
          </w:tcPr>
          <w:p w14:paraId="1CE15272" w14:textId="77777777" w:rsidR="00973C7F" w:rsidRPr="0027162A" w:rsidRDefault="00973C7F" w:rsidP="00627E9C">
            <w:pPr>
              <w:rPr>
                <w:b/>
                <w:sz w:val="10"/>
                <w:szCs w:val="10"/>
              </w:rPr>
            </w:pPr>
          </w:p>
        </w:tc>
        <w:tc>
          <w:tcPr>
            <w:tcW w:w="1701" w:type="dxa"/>
          </w:tcPr>
          <w:p w14:paraId="0B24A600" w14:textId="77777777" w:rsidR="00973C7F" w:rsidRPr="0027162A" w:rsidRDefault="00973C7F" w:rsidP="00627E9C">
            <w:pPr>
              <w:rPr>
                <w:b/>
                <w:sz w:val="10"/>
                <w:szCs w:val="10"/>
              </w:rPr>
            </w:pPr>
          </w:p>
        </w:tc>
        <w:tc>
          <w:tcPr>
            <w:tcW w:w="1701" w:type="dxa"/>
          </w:tcPr>
          <w:p w14:paraId="18010586" w14:textId="77777777" w:rsidR="00973C7F" w:rsidRPr="0027162A" w:rsidRDefault="00973C7F" w:rsidP="00627E9C">
            <w:pPr>
              <w:rPr>
                <w:b/>
                <w:sz w:val="10"/>
                <w:szCs w:val="10"/>
              </w:rPr>
            </w:pPr>
          </w:p>
        </w:tc>
        <w:tc>
          <w:tcPr>
            <w:tcW w:w="1672" w:type="dxa"/>
          </w:tcPr>
          <w:p w14:paraId="7A3DB001" w14:textId="77777777" w:rsidR="00973C7F" w:rsidRPr="0027162A" w:rsidRDefault="00973C7F" w:rsidP="00627E9C">
            <w:pPr>
              <w:rPr>
                <w:b/>
                <w:sz w:val="10"/>
                <w:szCs w:val="10"/>
              </w:rPr>
            </w:pPr>
          </w:p>
        </w:tc>
      </w:tr>
      <w:tr w:rsidR="00973C7F" w:rsidRPr="0027162A" w14:paraId="641ED75E" w14:textId="77777777" w:rsidTr="003028A2">
        <w:tc>
          <w:tcPr>
            <w:tcW w:w="3823" w:type="dxa"/>
          </w:tcPr>
          <w:p w14:paraId="39007E02" w14:textId="77777777" w:rsidR="00973C7F" w:rsidRPr="0027162A" w:rsidRDefault="00973C7F" w:rsidP="00627E9C">
            <w:pPr>
              <w:rPr>
                <w:b/>
                <w:sz w:val="10"/>
                <w:szCs w:val="10"/>
              </w:rPr>
            </w:pPr>
            <w:r w:rsidRPr="0027162A">
              <w:rPr>
                <w:b/>
                <w:sz w:val="10"/>
                <w:szCs w:val="10"/>
              </w:rPr>
              <w:t>M. Atendimento médico no local</w:t>
            </w:r>
          </w:p>
          <w:p w14:paraId="62EEE718" w14:textId="77777777" w:rsidR="00973C7F" w:rsidRPr="0027162A" w:rsidRDefault="00973C7F" w:rsidP="00627E9C">
            <w:pPr>
              <w:rPr>
                <w:b/>
                <w:sz w:val="10"/>
                <w:szCs w:val="10"/>
              </w:rPr>
            </w:pPr>
          </w:p>
        </w:tc>
        <w:tc>
          <w:tcPr>
            <w:tcW w:w="1559" w:type="dxa"/>
          </w:tcPr>
          <w:p w14:paraId="022471CB" w14:textId="77777777" w:rsidR="00973C7F" w:rsidRPr="0027162A" w:rsidRDefault="00973C7F" w:rsidP="00627E9C">
            <w:pPr>
              <w:rPr>
                <w:b/>
                <w:sz w:val="10"/>
                <w:szCs w:val="10"/>
              </w:rPr>
            </w:pPr>
          </w:p>
        </w:tc>
        <w:tc>
          <w:tcPr>
            <w:tcW w:w="1701" w:type="dxa"/>
          </w:tcPr>
          <w:p w14:paraId="4B2E25B4" w14:textId="77777777" w:rsidR="00973C7F" w:rsidRPr="0027162A" w:rsidRDefault="00973C7F" w:rsidP="00627E9C">
            <w:pPr>
              <w:rPr>
                <w:b/>
                <w:sz w:val="10"/>
                <w:szCs w:val="10"/>
              </w:rPr>
            </w:pPr>
          </w:p>
        </w:tc>
        <w:tc>
          <w:tcPr>
            <w:tcW w:w="1701" w:type="dxa"/>
          </w:tcPr>
          <w:p w14:paraId="446943A2" w14:textId="77777777" w:rsidR="00973C7F" w:rsidRPr="0027162A" w:rsidRDefault="00973C7F" w:rsidP="00627E9C">
            <w:pPr>
              <w:rPr>
                <w:b/>
                <w:sz w:val="10"/>
                <w:szCs w:val="10"/>
              </w:rPr>
            </w:pPr>
          </w:p>
        </w:tc>
        <w:tc>
          <w:tcPr>
            <w:tcW w:w="1672" w:type="dxa"/>
          </w:tcPr>
          <w:p w14:paraId="15547525" w14:textId="77777777" w:rsidR="00973C7F" w:rsidRPr="0027162A" w:rsidRDefault="00973C7F" w:rsidP="00627E9C">
            <w:pPr>
              <w:rPr>
                <w:b/>
                <w:sz w:val="10"/>
                <w:szCs w:val="10"/>
              </w:rPr>
            </w:pPr>
          </w:p>
        </w:tc>
      </w:tr>
      <w:tr w:rsidR="00973C7F" w:rsidRPr="0027162A" w14:paraId="6C59DD9D" w14:textId="77777777" w:rsidTr="003028A2">
        <w:tc>
          <w:tcPr>
            <w:tcW w:w="3823" w:type="dxa"/>
          </w:tcPr>
          <w:p w14:paraId="0E392391" w14:textId="77777777" w:rsidR="00973C7F" w:rsidRPr="0027162A" w:rsidRDefault="00973C7F" w:rsidP="00627E9C">
            <w:pPr>
              <w:jc w:val="both"/>
              <w:rPr>
                <w:b/>
                <w:sz w:val="10"/>
                <w:szCs w:val="10"/>
              </w:rPr>
            </w:pPr>
            <w:r w:rsidRPr="0027162A">
              <w:rPr>
                <w:b/>
                <w:sz w:val="10"/>
                <w:szCs w:val="10"/>
              </w:rPr>
              <w:t>N. Programas de assistência a funcionários (como programas que ajudam os trabalhadores com problemas pessoais ou relacionados ao trabalho</w:t>
            </w:r>
          </w:p>
          <w:p w14:paraId="4116332A" w14:textId="77777777" w:rsidR="00973C7F" w:rsidRPr="0027162A" w:rsidRDefault="00973C7F" w:rsidP="00627E9C">
            <w:pPr>
              <w:rPr>
                <w:b/>
                <w:sz w:val="10"/>
                <w:szCs w:val="10"/>
              </w:rPr>
            </w:pPr>
          </w:p>
        </w:tc>
        <w:tc>
          <w:tcPr>
            <w:tcW w:w="1559" w:type="dxa"/>
          </w:tcPr>
          <w:p w14:paraId="0BB5A2A9" w14:textId="77777777" w:rsidR="00973C7F" w:rsidRPr="0027162A" w:rsidRDefault="00973C7F" w:rsidP="00627E9C">
            <w:pPr>
              <w:rPr>
                <w:b/>
                <w:sz w:val="10"/>
                <w:szCs w:val="10"/>
              </w:rPr>
            </w:pPr>
          </w:p>
        </w:tc>
        <w:tc>
          <w:tcPr>
            <w:tcW w:w="1701" w:type="dxa"/>
          </w:tcPr>
          <w:p w14:paraId="522DDD0C" w14:textId="77777777" w:rsidR="00973C7F" w:rsidRPr="0027162A" w:rsidRDefault="00973C7F" w:rsidP="00627E9C">
            <w:pPr>
              <w:rPr>
                <w:b/>
                <w:sz w:val="10"/>
                <w:szCs w:val="10"/>
              </w:rPr>
            </w:pPr>
          </w:p>
        </w:tc>
        <w:tc>
          <w:tcPr>
            <w:tcW w:w="1701" w:type="dxa"/>
          </w:tcPr>
          <w:p w14:paraId="44860347" w14:textId="77777777" w:rsidR="00973C7F" w:rsidRPr="0027162A" w:rsidRDefault="00973C7F" w:rsidP="00627E9C">
            <w:pPr>
              <w:rPr>
                <w:b/>
                <w:sz w:val="10"/>
                <w:szCs w:val="10"/>
              </w:rPr>
            </w:pPr>
          </w:p>
        </w:tc>
        <w:tc>
          <w:tcPr>
            <w:tcW w:w="1672" w:type="dxa"/>
          </w:tcPr>
          <w:p w14:paraId="6438A68A" w14:textId="77777777" w:rsidR="00973C7F" w:rsidRPr="0027162A" w:rsidRDefault="00973C7F" w:rsidP="00627E9C">
            <w:pPr>
              <w:rPr>
                <w:b/>
                <w:sz w:val="10"/>
                <w:szCs w:val="10"/>
              </w:rPr>
            </w:pPr>
          </w:p>
        </w:tc>
      </w:tr>
    </w:tbl>
    <w:p w14:paraId="4E97B5F0" w14:textId="77777777" w:rsidR="00973C7F" w:rsidRPr="0027162A" w:rsidRDefault="00973C7F" w:rsidP="00627E9C">
      <w:pPr>
        <w:rPr>
          <w:b/>
          <w:sz w:val="10"/>
          <w:szCs w:val="10"/>
        </w:rPr>
      </w:pPr>
    </w:p>
    <w:p w14:paraId="2D2B933A" w14:textId="77777777" w:rsidR="00973C7F" w:rsidRPr="0027162A" w:rsidRDefault="00973C7F" w:rsidP="00627E9C">
      <w:pPr>
        <w:rPr>
          <w:b/>
          <w:sz w:val="10"/>
          <w:szCs w:val="10"/>
        </w:rPr>
      </w:pPr>
      <w:r w:rsidRPr="0027162A">
        <w:rPr>
          <w:b/>
          <w:sz w:val="10"/>
          <w:szCs w:val="10"/>
        </w:rPr>
        <w:t>Q26. Os seguintes programas de saúde e bem-estar ou serviços estão disponíveis para você, no local onde você trabalha?</w:t>
      </w:r>
    </w:p>
    <w:p w14:paraId="7BBBE624"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297"/>
        <w:gridCol w:w="1350"/>
        <w:gridCol w:w="1473"/>
        <w:gridCol w:w="1473"/>
        <w:gridCol w:w="1467"/>
      </w:tblGrid>
      <w:tr w:rsidR="00973C7F" w:rsidRPr="0027162A" w14:paraId="5DFB4752" w14:textId="77777777" w:rsidTr="003028A2">
        <w:tc>
          <w:tcPr>
            <w:tcW w:w="3823" w:type="dxa"/>
          </w:tcPr>
          <w:p w14:paraId="7278FD9E" w14:textId="77777777" w:rsidR="00973C7F" w:rsidRPr="0027162A" w:rsidRDefault="00973C7F" w:rsidP="00627E9C">
            <w:pPr>
              <w:rPr>
                <w:b/>
                <w:sz w:val="10"/>
                <w:szCs w:val="10"/>
              </w:rPr>
            </w:pPr>
          </w:p>
        </w:tc>
        <w:tc>
          <w:tcPr>
            <w:tcW w:w="1559" w:type="dxa"/>
            <w:shd w:val="clear" w:color="auto" w:fill="0070C0"/>
          </w:tcPr>
          <w:p w14:paraId="26A6910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5F17AD4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2A5EC1C0"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103BB77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16A5B9EA" w14:textId="77777777" w:rsidTr="003028A2">
        <w:tc>
          <w:tcPr>
            <w:tcW w:w="3823" w:type="dxa"/>
          </w:tcPr>
          <w:p w14:paraId="0BEBF9DF" w14:textId="77777777" w:rsidR="00973C7F" w:rsidRPr="0027162A" w:rsidRDefault="00973C7F" w:rsidP="00627E9C">
            <w:pPr>
              <w:rPr>
                <w:b/>
                <w:sz w:val="10"/>
                <w:szCs w:val="10"/>
              </w:rPr>
            </w:pPr>
            <w:r w:rsidRPr="0027162A">
              <w:rPr>
                <w:b/>
                <w:sz w:val="10"/>
                <w:szCs w:val="10"/>
              </w:rPr>
              <w:t>A. Programas de educação e promoção da saúde (programas de bem-estar)</w:t>
            </w:r>
          </w:p>
        </w:tc>
        <w:tc>
          <w:tcPr>
            <w:tcW w:w="1559" w:type="dxa"/>
          </w:tcPr>
          <w:p w14:paraId="76DD94C2" w14:textId="77777777" w:rsidR="00973C7F" w:rsidRPr="0027162A" w:rsidRDefault="00973C7F" w:rsidP="00627E9C">
            <w:pPr>
              <w:rPr>
                <w:b/>
                <w:sz w:val="10"/>
                <w:szCs w:val="10"/>
              </w:rPr>
            </w:pPr>
          </w:p>
        </w:tc>
        <w:tc>
          <w:tcPr>
            <w:tcW w:w="1701" w:type="dxa"/>
          </w:tcPr>
          <w:p w14:paraId="2DA0D1E3" w14:textId="77777777" w:rsidR="00973C7F" w:rsidRPr="0027162A" w:rsidRDefault="00973C7F" w:rsidP="00627E9C">
            <w:pPr>
              <w:rPr>
                <w:b/>
                <w:sz w:val="10"/>
                <w:szCs w:val="10"/>
              </w:rPr>
            </w:pPr>
          </w:p>
        </w:tc>
        <w:tc>
          <w:tcPr>
            <w:tcW w:w="1701" w:type="dxa"/>
          </w:tcPr>
          <w:p w14:paraId="0DA0AB3D" w14:textId="77777777" w:rsidR="00973C7F" w:rsidRPr="0027162A" w:rsidRDefault="00973C7F" w:rsidP="00627E9C">
            <w:pPr>
              <w:rPr>
                <w:b/>
                <w:sz w:val="10"/>
                <w:szCs w:val="10"/>
              </w:rPr>
            </w:pPr>
          </w:p>
        </w:tc>
        <w:tc>
          <w:tcPr>
            <w:tcW w:w="1672" w:type="dxa"/>
          </w:tcPr>
          <w:p w14:paraId="67D5F85B" w14:textId="77777777" w:rsidR="00973C7F" w:rsidRPr="0027162A" w:rsidRDefault="00973C7F" w:rsidP="00627E9C">
            <w:pPr>
              <w:rPr>
                <w:b/>
                <w:sz w:val="10"/>
                <w:szCs w:val="10"/>
              </w:rPr>
            </w:pPr>
          </w:p>
        </w:tc>
      </w:tr>
      <w:tr w:rsidR="00973C7F" w:rsidRPr="0027162A" w14:paraId="13CEA638" w14:textId="77777777" w:rsidTr="003028A2">
        <w:tc>
          <w:tcPr>
            <w:tcW w:w="3823" w:type="dxa"/>
          </w:tcPr>
          <w:p w14:paraId="6EDA0D56" w14:textId="77777777" w:rsidR="00973C7F" w:rsidRPr="0027162A" w:rsidRDefault="00973C7F" w:rsidP="00627E9C">
            <w:pPr>
              <w:rPr>
                <w:b/>
                <w:sz w:val="10"/>
                <w:szCs w:val="10"/>
              </w:rPr>
            </w:pPr>
            <w:r w:rsidRPr="0027162A">
              <w:rPr>
                <w:b/>
                <w:sz w:val="10"/>
                <w:szCs w:val="10"/>
              </w:rPr>
              <w:t>B. Centros de fitness no local ou descontos em academias (inclui academia e/ou espaço para aulas em grupos)</w:t>
            </w:r>
          </w:p>
        </w:tc>
        <w:tc>
          <w:tcPr>
            <w:tcW w:w="1559" w:type="dxa"/>
          </w:tcPr>
          <w:p w14:paraId="3E3E9973" w14:textId="77777777" w:rsidR="00973C7F" w:rsidRPr="0027162A" w:rsidRDefault="00973C7F" w:rsidP="00627E9C">
            <w:pPr>
              <w:rPr>
                <w:b/>
                <w:sz w:val="10"/>
                <w:szCs w:val="10"/>
              </w:rPr>
            </w:pPr>
          </w:p>
        </w:tc>
        <w:tc>
          <w:tcPr>
            <w:tcW w:w="1701" w:type="dxa"/>
          </w:tcPr>
          <w:p w14:paraId="02919857" w14:textId="77777777" w:rsidR="00973C7F" w:rsidRPr="0027162A" w:rsidRDefault="00973C7F" w:rsidP="00627E9C">
            <w:pPr>
              <w:rPr>
                <w:b/>
                <w:sz w:val="10"/>
                <w:szCs w:val="10"/>
              </w:rPr>
            </w:pPr>
          </w:p>
        </w:tc>
        <w:tc>
          <w:tcPr>
            <w:tcW w:w="1701" w:type="dxa"/>
          </w:tcPr>
          <w:p w14:paraId="268DE0A1" w14:textId="77777777" w:rsidR="00973C7F" w:rsidRPr="0027162A" w:rsidRDefault="00973C7F" w:rsidP="00627E9C">
            <w:pPr>
              <w:rPr>
                <w:b/>
                <w:sz w:val="10"/>
                <w:szCs w:val="10"/>
              </w:rPr>
            </w:pPr>
          </w:p>
        </w:tc>
        <w:tc>
          <w:tcPr>
            <w:tcW w:w="1672" w:type="dxa"/>
          </w:tcPr>
          <w:p w14:paraId="2BEF3B9C" w14:textId="77777777" w:rsidR="00973C7F" w:rsidRPr="0027162A" w:rsidRDefault="00973C7F" w:rsidP="00627E9C">
            <w:pPr>
              <w:rPr>
                <w:b/>
                <w:sz w:val="10"/>
                <w:szCs w:val="10"/>
              </w:rPr>
            </w:pPr>
          </w:p>
        </w:tc>
      </w:tr>
      <w:tr w:rsidR="00973C7F" w:rsidRPr="0027162A" w14:paraId="55864F72" w14:textId="77777777" w:rsidTr="003028A2">
        <w:tc>
          <w:tcPr>
            <w:tcW w:w="3823" w:type="dxa"/>
          </w:tcPr>
          <w:p w14:paraId="79CB5DF3" w14:textId="77777777" w:rsidR="00973C7F" w:rsidRPr="0027162A" w:rsidRDefault="00973C7F" w:rsidP="00627E9C">
            <w:pPr>
              <w:jc w:val="both"/>
              <w:rPr>
                <w:b/>
                <w:sz w:val="10"/>
                <w:szCs w:val="10"/>
              </w:rPr>
            </w:pPr>
            <w:r w:rsidRPr="0027162A">
              <w:rPr>
                <w:b/>
                <w:sz w:val="10"/>
                <w:szCs w:val="10"/>
              </w:rPr>
              <w:t xml:space="preserve">C. Espaços comuns ou centros de atividades (áreas para atividades em grupos, como socialização, aulas de </w:t>
            </w:r>
            <w:proofErr w:type="gramStart"/>
            <w:r w:rsidRPr="0027162A">
              <w:rPr>
                <w:b/>
                <w:sz w:val="10"/>
                <w:szCs w:val="10"/>
              </w:rPr>
              <w:t>ginástica, etc.</w:t>
            </w:r>
            <w:proofErr w:type="gramEnd"/>
            <w:r w:rsidRPr="0027162A">
              <w:rPr>
                <w:b/>
                <w:sz w:val="10"/>
                <w:szCs w:val="10"/>
              </w:rPr>
              <w:t>)</w:t>
            </w:r>
          </w:p>
        </w:tc>
        <w:tc>
          <w:tcPr>
            <w:tcW w:w="1559" w:type="dxa"/>
          </w:tcPr>
          <w:p w14:paraId="09E0288B" w14:textId="77777777" w:rsidR="00973C7F" w:rsidRPr="0027162A" w:rsidRDefault="00973C7F" w:rsidP="00627E9C">
            <w:pPr>
              <w:rPr>
                <w:b/>
                <w:sz w:val="10"/>
                <w:szCs w:val="10"/>
              </w:rPr>
            </w:pPr>
          </w:p>
        </w:tc>
        <w:tc>
          <w:tcPr>
            <w:tcW w:w="1701" w:type="dxa"/>
          </w:tcPr>
          <w:p w14:paraId="77801A4F" w14:textId="77777777" w:rsidR="00973C7F" w:rsidRPr="0027162A" w:rsidRDefault="00973C7F" w:rsidP="00627E9C">
            <w:pPr>
              <w:rPr>
                <w:b/>
                <w:sz w:val="10"/>
                <w:szCs w:val="10"/>
              </w:rPr>
            </w:pPr>
          </w:p>
        </w:tc>
        <w:tc>
          <w:tcPr>
            <w:tcW w:w="1701" w:type="dxa"/>
          </w:tcPr>
          <w:p w14:paraId="087E4349" w14:textId="77777777" w:rsidR="00973C7F" w:rsidRPr="0027162A" w:rsidRDefault="00973C7F" w:rsidP="00627E9C">
            <w:pPr>
              <w:rPr>
                <w:b/>
                <w:sz w:val="10"/>
                <w:szCs w:val="10"/>
              </w:rPr>
            </w:pPr>
          </w:p>
        </w:tc>
        <w:tc>
          <w:tcPr>
            <w:tcW w:w="1672" w:type="dxa"/>
          </w:tcPr>
          <w:p w14:paraId="6EE80149" w14:textId="77777777" w:rsidR="00973C7F" w:rsidRPr="0027162A" w:rsidRDefault="00973C7F" w:rsidP="00627E9C">
            <w:pPr>
              <w:rPr>
                <w:b/>
                <w:sz w:val="10"/>
                <w:szCs w:val="10"/>
              </w:rPr>
            </w:pPr>
          </w:p>
        </w:tc>
      </w:tr>
      <w:tr w:rsidR="00973C7F" w:rsidRPr="0027162A" w14:paraId="11DDB8AE" w14:textId="77777777" w:rsidTr="003028A2">
        <w:tc>
          <w:tcPr>
            <w:tcW w:w="3823" w:type="dxa"/>
          </w:tcPr>
          <w:p w14:paraId="1CA2A10F" w14:textId="77777777" w:rsidR="00973C7F" w:rsidRPr="0027162A" w:rsidRDefault="00973C7F" w:rsidP="00627E9C">
            <w:pPr>
              <w:rPr>
                <w:b/>
                <w:sz w:val="10"/>
                <w:szCs w:val="10"/>
              </w:rPr>
            </w:pPr>
            <w:r w:rsidRPr="0027162A">
              <w:rPr>
                <w:b/>
                <w:sz w:val="10"/>
                <w:szCs w:val="10"/>
              </w:rPr>
              <w:t>D. Programas para parar o tabagismo</w:t>
            </w:r>
          </w:p>
        </w:tc>
        <w:tc>
          <w:tcPr>
            <w:tcW w:w="1559" w:type="dxa"/>
          </w:tcPr>
          <w:p w14:paraId="26096B5B" w14:textId="77777777" w:rsidR="00973C7F" w:rsidRPr="0027162A" w:rsidRDefault="00973C7F" w:rsidP="00627E9C">
            <w:pPr>
              <w:rPr>
                <w:b/>
                <w:sz w:val="10"/>
                <w:szCs w:val="10"/>
              </w:rPr>
            </w:pPr>
          </w:p>
        </w:tc>
        <w:tc>
          <w:tcPr>
            <w:tcW w:w="1701" w:type="dxa"/>
          </w:tcPr>
          <w:p w14:paraId="526850A8" w14:textId="77777777" w:rsidR="00973C7F" w:rsidRPr="0027162A" w:rsidRDefault="00973C7F" w:rsidP="00627E9C">
            <w:pPr>
              <w:rPr>
                <w:b/>
                <w:sz w:val="10"/>
                <w:szCs w:val="10"/>
              </w:rPr>
            </w:pPr>
          </w:p>
        </w:tc>
        <w:tc>
          <w:tcPr>
            <w:tcW w:w="1701" w:type="dxa"/>
          </w:tcPr>
          <w:p w14:paraId="06EB2BA1" w14:textId="77777777" w:rsidR="00973C7F" w:rsidRPr="0027162A" w:rsidRDefault="00973C7F" w:rsidP="00627E9C">
            <w:pPr>
              <w:rPr>
                <w:b/>
                <w:sz w:val="10"/>
                <w:szCs w:val="10"/>
              </w:rPr>
            </w:pPr>
          </w:p>
        </w:tc>
        <w:tc>
          <w:tcPr>
            <w:tcW w:w="1672" w:type="dxa"/>
          </w:tcPr>
          <w:p w14:paraId="06F576DD" w14:textId="77777777" w:rsidR="00973C7F" w:rsidRPr="0027162A" w:rsidRDefault="00973C7F" w:rsidP="00627E9C">
            <w:pPr>
              <w:rPr>
                <w:b/>
                <w:sz w:val="10"/>
                <w:szCs w:val="10"/>
              </w:rPr>
            </w:pPr>
          </w:p>
        </w:tc>
      </w:tr>
      <w:tr w:rsidR="00973C7F" w:rsidRPr="0027162A" w14:paraId="32AFD0F9" w14:textId="77777777" w:rsidTr="003028A2">
        <w:tc>
          <w:tcPr>
            <w:tcW w:w="3823" w:type="dxa"/>
          </w:tcPr>
          <w:p w14:paraId="0202AE20" w14:textId="77777777" w:rsidR="00973C7F" w:rsidRPr="0027162A" w:rsidRDefault="00973C7F" w:rsidP="00627E9C">
            <w:pPr>
              <w:rPr>
                <w:b/>
                <w:sz w:val="10"/>
                <w:szCs w:val="10"/>
              </w:rPr>
            </w:pPr>
            <w:r w:rsidRPr="0027162A">
              <w:rPr>
                <w:b/>
                <w:sz w:val="10"/>
                <w:szCs w:val="10"/>
              </w:rPr>
              <w:t>E. Programas contra o álcool e substâncias</w:t>
            </w:r>
          </w:p>
        </w:tc>
        <w:tc>
          <w:tcPr>
            <w:tcW w:w="1559" w:type="dxa"/>
          </w:tcPr>
          <w:p w14:paraId="3BDEBCF8" w14:textId="77777777" w:rsidR="00973C7F" w:rsidRPr="0027162A" w:rsidRDefault="00973C7F" w:rsidP="00627E9C">
            <w:pPr>
              <w:rPr>
                <w:b/>
                <w:sz w:val="10"/>
                <w:szCs w:val="10"/>
              </w:rPr>
            </w:pPr>
          </w:p>
        </w:tc>
        <w:tc>
          <w:tcPr>
            <w:tcW w:w="1701" w:type="dxa"/>
          </w:tcPr>
          <w:p w14:paraId="6B044A8A" w14:textId="77777777" w:rsidR="00973C7F" w:rsidRPr="0027162A" w:rsidRDefault="00973C7F" w:rsidP="00627E9C">
            <w:pPr>
              <w:rPr>
                <w:b/>
                <w:sz w:val="10"/>
                <w:szCs w:val="10"/>
              </w:rPr>
            </w:pPr>
          </w:p>
        </w:tc>
        <w:tc>
          <w:tcPr>
            <w:tcW w:w="1701" w:type="dxa"/>
          </w:tcPr>
          <w:p w14:paraId="1EAC75D0" w14:textId="77777777" w:rsidR="00973C7F" w:rsidRPr="0027162A" w:rsidRDefault="00973C7F" w:rsidP="00627E9C">
            <w:pPr>
              <w:rPr>
                <w:b/>
                <w:sz w:val="10"/>
                <w:szCs w:val="10"/>
              </w:rPr>
            </w:pPr>
          </w:p>
        </w:tc>
        <w:tc>
          <w:tcPr>
            <w:tcW w:w="1672" w:type="dxa"/>
          </w:tcPr>
          <w:p w14:paraId="593072C5" w14:textId="77777777" w:rsidR="00973C7F" w:rsidRPr="0027162A" w:rsidRDefault="00973C7F" w:rsidP="00627E9C">
            <w:pPr>
              <w:rPr>
                <w:b/>
                <w:sz w:val="10"/>
                <w:szCs w:val="10"/>
              </w:rPr>
            </w:pPr>
          </w:p>
        </w:tc>
      </w:tr>
      <w:tr w:rsidR="00973C7F" w:rsidRPr="0027162A" w14:paraId="04DA0315" w14:textId="77777777" w:rsidTr="003028A2">
        <w:tc>
          <w:tcPr>
            <w:tcW w:w="3823" w:type="dxa"/>
          </w:tcPr>
          <w:p w14:paraId="1DF0BF65" w14:textId="77777777" w:rsidR="00973C7F" w:rsidRPr="0027162A" w:rsidRDefault="00973C7F" w:rsidP="00627E9C">
            <w:pPr>
              <w:rPr>
                <w:b/>
                <w:sz w:val="10"/>
                <w:szCs w:val="10"/>
              </w:rPr>
            </w:pPr>
            <w:r w:rsidRPr="0027162A">
              <w:rPr>
                <w:b/>
                <w:sz w:val="10"/>
                <w:szCs w:val="10"/>
              </w:rPr>
              <w:t>F. Programas de gerenciamento do estresse</w:t>
            </w:r>
          </w:p>
        </w:tc>
        <w:tc>
          <w:tcPr>
            <w:tcW w:w="1559" w:type="dxa"/>
          </w:tcPr>
          <w:p w14:paraId="37EB3E7D" w14:textId="77777777" w:rsidR="00973C7F" w:rsidRPr="0027162A" w:rsidRDefault="00973C7F" w:rsidP="00627E9C">
            <w:pPr>
              <w:rPr>
                <w:b/>
                <w:sz w:val="10"/>
                <w:szCs w:val="10"/>
              </w:rPr>
            </w:pPr>
          </w:p>
        </w:tc>
        <w:tc>
          <w:tcPr>
            <w:tcW w:w="1701" w:type="dxa"/>
          </w:tcPr>
          <w:p w14:paraId="56C90F1C" w14:textId="77777777" w:rsidR="00973C7F" w:rsidRPr="0027162A" w:rsidRDefault="00973C7F" w:rsidP="00627E9C">
            <w:pPr>
              <w:rPr>
                <w:b/>
                <w:sz w:val="10"/>
                <w:szCs w:val="10"/>
              </w:rPr>
            </w:pPr>
          </w:p>
        </w:tc>
        <w:tc>
          <w:tcPr>
            <w:tcW w:w="1701" w:type="dxa"/>
          </w:tcPr>
          <w:p w14:paraId="7A558CDF" w14:textId="77777777" w:rsidR="00973C7F" w:rsidRPr="0027162A" w:rsidRDefault="00973C7F" w:rsidP="00627E9C">
            <w:pPr>
              <w:rPr>
                <w:b/>
                <w:sz w:val="10"/>
                <w:szCs w:val="10"/>
              </w:rPr>
            </w:pPr>
          </w:p>
        </w:tc>
        <w:tc>
          <w:tcPr>
            <w:tcW w:w="1672" w:type="dxa"/>
          </w:tcPr>
          <w:p w14:paraId="3F0A2FD6" w14:textId="77777777" w:rsidR="00973C7F" w:rsidRPr="0027162A" w:rsidRDefault="00973C7F" w:rsidP="00627E9C">
            <w:pPr>
              <w:rPr>
                <w:b/>
                <w:sz w:val="10"/>
                <w:szCs w:val="10"/>
              </w:rPr>
            </w:pPr>
          </w:p>
        </w:tc>
      </w:tr>
      <w:tr w:rsidR="00973C7F" w:rsidRPr="0027162A" w14:paraId="1C3BFE37" w14:textId="77777777" w:rsidTr="003028A2">
        <w:tc>
          <w:tcPr>
            <w:tcW w:w="3823" w:type="dxa"/>
          </w:tcPr>
          <w:p w14:paraId="3AB4E40B" w14:textId="77777777" w:rsidR="00973C7F" w:rsidRPr="0027162A" w:rsidRDefault="00973C7F" w:rsidP="00627E9C">
            <w:pPr>
              <w:rPr>
                <w:b/>
                <w:sz w:val="10"/>
                <w:szCs w:val="10"/>
              </w:rPr>
            </w:pPr>
            <w:r w:rsidRPr="0027162A">
              <w:rPr>
                <w:b/>
                <w:sz w:val="10"/>
                <w:szCs w:val="10"/>
              </w:rPr>
              <w:t>G. Acesso a opções saudáveis ​​de almoço e lanche</w:t>
            </w:r>
          </w:p>
        </w:tc>
        <w:tc>
          <w:tcPr>
            <w:tcW w:w="1559" w:type="dxa"/>
          </w:tcPr>
          <w:p w14:paraId="489D424D" w14:textId="77777777" w:rsidR="00973C7F" w:rsidRPr="0027162A" w:rsidRDefault="00973C7F" w:rsidP="00627E9C">
            <w:pPr>
              <w:rPr>
                <w:b/>
                <w:sz w:val="10"/>
                <w:szCs w:val="10"/>
              </w:rPr>
            </w:pPr>
          </w:p>
        </w:tc>
        <w:tc>
          <w:tcPr>
            <w:tcW w:w="1701" w:type="dxa"/>
          </w:tcPr>
          <w:p w14:paraId="540568AD" w14:textId="77777777" w:rsidR="00973C7F" w:rsidRPr="0027162A" w:rsidRDefault="00973C7F" w:rsidP="00627E9C">
            <w:pPr>
              <w:rPr>
                <w:b/>
                <w:sz w:val="10"/>
                <w:szCs w:val="10"/>
              </w:rPr>
            </w:pPr>
          </w:p>
        </w:tc>
        <w:tc>
          <w:tcPr>
            <w:tcW w:w="1701" w:type="dxa"/>
          </w:tcPr>
          <w:p w14:paraId="6E8D937B" w14:textId="77777777" w:rsidR="00973C7F" w:rsidRPr="0027162A" w:rsidRDefault="00973C7F" w:rsidP="00627E9C">
            <w:pPr>
              <w:rPr>
                <w:b/>
                <w:sz w:val="10"/>
                <w:szCs w:val="10"/>
              </w:rPr>
            </w:pPr>
          </w:p>
        </w:tc>
        <w:tc>
          <w:tcPr>
            <w:tcW w:w="1672" w:type="dxa"/>
          </w:tcPr>
          <w:p w14:paraId="485FBF55" w14:textId="77777777" w:rsidR="00973C7F" w:rsidRPr="0027162A" w:rsidRDefault="00973C7F" w:rsidP="00627E9C">
            <w:pPr>
              <w:rPr>
                <w:b/>
                <w:sz w:val="10"/>
                <w:szCs w:val="10"/>
              </w:rPr>
            </w:pPr>
          </w:p>
        </w:tc>
      </w:tr>
    </w:tbl>
    <w:p w14:paraId="449451C2" w14:textId="77777777" w:rsidR="00973C7F" w:rsidRPr="0027162A" w:rsidRDefault="00973C7F" w:rsidP="00627E9C">
      <w:pPr>
        <w:rPr>
          <w:b/>
          <w:sz w:val="10"/>
          <w:szCs w:val="10"/>
        </w:rPr>
      </w:pPr>
    </w:p>
    <w:p w14:paraId="091147C9" w14:textId="77777777" w:rsidR="00973C7F" w:rsidRPr="0027162A" w:rsidRDefault="00973C7F" w:rsidP="00627E9C">
      <w:pPr>
        <w:rPr>
          <w:b/>
          <w:sz w:val="10"/>
          <w:szCs w:val="10"/>
        </w:rPr>
      </w:pPr>
      <w:r w:rsidRPr="0027162A">
        <w:rPr>
          <w:b/>
          <w:sz w:val="10"/>
          <w:szCs w:val="10"/>
        </w:rPr>
        <w:t>Q27. Com que frequência as exigências do seu trabalho interferem na sua vida pessoal?</w:t>
      </w:r>
    </w:p>
    <w:p w14:paraId="76FBA8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2F76B0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74CF2C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5E0BD45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6DE62EE"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Frequentemente (uma vez por semana) </w:t>
      </w:r>
    </w:p>
    <w:p w14:paraId="1C85FCF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B461B31" w14:textId="099B4A03"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572FE9A" w14:textId="77777777" w:rsidR="00973C7F" w:rsidRPr="0027162A" w:rsidRDefault="00973C7F" w:rsidP="00627E9C">
      <w:pPr>
        <w:rPr>
          <w:sz w:val="10"/>
          <w:szCs w:val="10"/>
        </w:rPr>
      </w:pPr>
    </w:p>
    <w:p w14:paraId="2B8E1EFD" w14:textId="77777777" w:rsidR="00973C7F" w:rsidRPr="0027162A" w:rsidRDefault="00973C7F" w:rsidP="00627E9C">
      <w:pPr>
        <w:rPr>
          <w:b/>
          <w:sz w:val="10"/>
          <w:szCs w:val="10"/>
        </w:rPr>
      </w:pPr>
      <w:r w:rsidRPr="0027162A">
        <w:rPr>
          <w:b/>
          <w:sz w:val="10"/>
          <w:szCs w:val="10"/>
        </w:rPr>
        <w:t>Q28. Com que frequência as exigências da sua vida pessoal interferem no seu trabalho?</w:t>
      </w:r>
    </w:p>
    <w:p w14:paraId="064790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28DA75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F5A40E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147989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58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0DB0CF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066526" w14:textId="479E336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1B260461" w14:textId="77777777" w:rsidR="00973C7F" w:rsidRPr="0027162A" w:rsidRDefault="00973C7F" w:rsidP="00627E9C">
      <w:pPr>
        <w:rPr>
          <w:sz w:val="10"/>
          <w:szCs w:val="10"/>
        </w:rPr>
      </w:pPr>
    </w:p>
    <w:p w14:paraId="376345F0" w14:textId="77777777" w:rsidR="00973C7F" w:rsidRPr="0027162A" w:rsidRDefault="00973C7F" w:rsidP="00627E9C">
      <w:pPr>
        <w:rPr>
          <w:b/>
          <w:sz w:val="10"/>
          <w:szCs w:val="10"/>
        </w:rPr>
      </w:pPr>
      <w:r w:rsidRPr="0027162A">
        <w:rPr>
          <w:b/>
          <w:sz w:val="10"/>
          <w:szCs w:val="10"/>
        </w:rPr>
        <w:t>Q29. Tenho liberdade para modificar meu horário de trabalho.</w:t>
      </w:r>
    </w:p>
    <w:p w14:paraId="767EC7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8BB45D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742C0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5ACA661B" w14:textId="1C82C58C"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FE14A33" w14:textId="77777777" w:rsidR="00973C7F" w:rsidRPr="0027162A" w:rsidRDefault="00973C7F" w:rsidP="00627E9C">
      <w:pPr>
        <w:rPr>
          <w:sz w:val="10"/>
          <w:szCs w:val="10"/>
        </w:rPr>
      </w:pPr>
    </w:p>
    <w:p w14:paraId="21BBF7EC" w14:textId="77777777" w:rsidR="00973C7F" w:rsidRPr="0027162A" w:rsidRDefault="00973C7F" w:rsidP="00627E9C">
      <w:pPr>
        <w:rPr>
          <w:b/>
          <w:sz w:val="10"/>
          <w:szCs w:val="10"/>
        </w:rPr>
      </w:pPr>
      <w:r w:rsidRPr="0027162A">
        <w:rPr>
          <w:b/>
          <w:sz w:val="10"/>
          <w:szCs w:val="10"/>
        </w:rPr>
        <w:t>Q30. Tenho a liberdade de trabalhar onde for melhor para mim — seja em casa ou na minha organização.</w:t>
      </w:r>
    </w:p>
    <w:p w14:paraId="4322D19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29CFFBF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B02896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B5DF7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EE353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2017C42" w14:textId="5BCD1F9C" w:rsidR="00973C7F" w:rsidRDefault="00973C7F" w:rsidP="00627E9C">
      <w:pPr>
        <w:rPr>
          <w:sz w:val="10"/>
          <w:szCs w:val="10"/>
        </w:rPr>
      </w:pPr>
    </w:p>
    <w:p w14:paraId="651D7F38" w14:textId="173BD36F" w:rsidR="003F76FC" w:rsidRDefault="003F76FC" w:rsidP="00627E9C">
      <w:pPr>
        <w:rPr>
          <w:sz w:val="10"/>
          <w:szCs w:val="10"/>
        </w:rPr>
      </w:pPr>
    </w:p>
    <w:p w14:paraId="6D2B0A6F" w14:textId="77777777" w:rsidR="003F76FC" w:rsidRPr="0027162A" w:rsidRDefault="003F76FC" w:rsidP="00627E9C">
      <w:pPr>
        <w:rPr>
          <w:sz w:val="10"/>
          <w:szCs w:val="10"/>
        </w:rPr>
      </w:pPr>
    </w:p>
    <w:p w14:paraId="3E08E4CA" w14:textId="77777777" w:rsidR="00973C7F" w:rsidRPr="0027162A" w:rsidRDefault="00973C7F" w:rsidP="00627E9C">
      <w:pPr>
        <w:rPr>
          <w:b/>
          <w:sz w:val="10"/>
          <w:szCs w:val="10"/>
        </w:rPr>
      </w:pPr>
      <w:r w:rsidRPr="0027162A">
        <w:rPr>
          <w:b/>
          <w:sz w:val="10"/>
          <w:szCs w:val="10"/>
        </w:rPr>
        <w:t>As perguntas nesta seção questionam sobre as características físicas do seu ambiente de trabalho e condições de segurança onde você trabalha. Se você tem mais de um emprego, responda as perguntas que se aplicam ao seu trabalho principal.</w:t>
      </w:r>
    </w:p>
    <w:p w14:paraId="763DFA1D" w14:textId="77777777" w:rsidR="00973C7F" w:rsidRPr="0027162A" w:rsidRDefault="00973C7F" w:rsidP="00627E9C">
      <w:pPr>
        <w:rPr>
          <w:b/>
          <w:sz w:val="10"/>
          <w:szCs w:val="10"/>
        </w:rPr>
      </w:pPr>
    </w:p>
    <w:p w14:paraId="42B1177B" w14:textId="77777777" w:rsidR="00973C7F" w:rsidRPr="0027162A" w:rsidRDefault="00973C7F" w:rsidP="00627E9C">
      <w:pPr>
        <w:rPr>
          <w:b/>
          <w:sz w:val="10"/>
          <w:szCs w:val="10"/>
        </w:rPr>
      </w:pPr>
      <w:r w:rsidRPr="0027162A">
        <w:rPr>
          <w:b/>
          <w:sz w:val="10"/>
          <w:szCs w:val="10"/>
        </w:rPr>
        <w:t>Q31. No geral, quão seguro você acha que seu local de trabalho é?</w:t>
      </w:r>
    </w:p>
    <w:p w14:paraId="1EDEA7B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inseguro </w:t>
      </w:r>
    </w:p>
    <w:p w14:paraId="5ED5161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inseguro </w:t>
      </w:r>
    </w:p>
    <w:p w14:paraId="2FBE08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seguro </w:t>
      </w:r>
    </w:p>
    <w:p w14:paraId="286AA893" w14:textId="0D49D98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Muito seguro </w:t>
      </w:r>
    </w:p>
    <w:p w14:paraId="652BD9CD" w14:textId="77777777" w:rsidR="003F76FC" w:rsidRPr="0027162A" w:rsidRDefault="003F76FC" w:rsidP="00627E9C">
      <w:pPr>
        <w:rPr>
          <w:sz w:val="10"/>
          <w:szCs w:val="10"/>
        </w:rPr>
      </w:pPr>
    </w:p>
    <w:p w14:paraId="1ED1D5C3" w14:textId="71A0152D" w:rsidR="00973C7F" w:rsidRDefault="00973C7F" w:rsidP="00627E9C">
      <w:pPr>
        <w:rPr>
          <w:b/>
          <w:sz w:val="10"/>
          <w:szCs w:val="10"/>
        </w:rPr>
      </w:pPr>
      <w:r w:rsidRPr="0027162A">
        <w:rPr>
          <w:b/>
          <w:sz w:val="10"/>
          <w:szCs w:val="10"/>
        </w:rPr>
        <w:t>Q32. Por favor, indique o quanto você concorda ou discorda de cada uma das seguintes afirmações sobre as práticas de segurança em seu local de trabalho.</w:t>
      </w:r>
    </w:p>
    <w:p w14:paraId="25596253"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191"/>
        <w:gridCol w:w="1150"/>
        <w:gridCol w:w="1241"/>
        <w:gridCol w:w="1247"/>
        <w:gridCol w:w="1151"/>
        <w:gridCol w:w="1080"/>
      </w:tblGrid>
      <w:tr w:rsidR="00973C7F" w:rsidRPr="0027162A" w14:paraId="0F75A3E4" w14:textId="77777777" w:rsidTr="003028A2">
        <w:tc>
          <w:tcPr>
            <w:tcW w:w="3823" w:type="dxa"/>
          </w:tcPr>
          <w:p w14:paraId="730262D1" w14:textId="77777777" w:rsidR="00973C7F" w:rsidRPr="0027162A" w:rsidRDefault="00973C7F" w:rsidP="00627E9C">
            <w:pPr>
              <w:jc w:val="both"/>
              <w:rPr>
                <w:b/>
                <w:sz w:val="10"/>
                <w:szCs w:val="10"/>
              </w:rPr>
            </w:pPr>
          </w:p>
        </w:tc>
        <w:tc>
          <w:tcPr>
            <w:tcW w:w="1275" w:type="dxa"/>
            <w:shd w:val="clear" w:color="auto" w:fill="0070C0"/>
          </w:tcPr>
          <w:p w14:paraId="3D95E8F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totalmente</w:t>
            </w:r>
          </w:p>
        </w:tc>
        <w:tc>
          <w:tcPr>
            <w:tcW w:w="1418" w:type="dxa"/>
            <w:shd w:val="clear" w:color="auto" w:fill="0070C0"/>
          </w:tcPr>
          <w:p w14:paraId="3B17C52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um pouco</w:t>
            </w:r>
          </w:p>
        </w:tc>
        <w:tc>
          <w:tcPr>
            <w:tcW w:w="1417" w:type="dxa"/>
            <w:shd w:val="clear" w:color="auto" w:fill="0070C0"/>
          </w:tcPr>
          <w:p w14:paraId="19F3D040"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 um pouco</w:t>
            </w:r>
          </w:p>
        </w:tc>
        <w:tc>
          <w:tcPr>
            <w:tcW w:w="1276" w:type="dxa"/>
            <w:shd w:val="clear" w:color="auto" w:fill="0070C0"/>
          </w:tcPr>
          <w:p w14:paraId="3988E19F"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w:t>
            </w:r>
          </w:p>
          <w:p w14:paraId="5344575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totalmente</w:t>
            </w:r>
          </w:p>
        </w:tc>
        <w:tc>
          <w:tcPr>
            <w:tcW w:w="1247" w:type="dxa"/>
            <w:shd w:val="clear" w:color="auto" w:fill="0070C0"/>
          </w:tcPr>
          <w:p w14:paraId="7FD7A8D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se aplica</w:t>
            </w:r>
          </w:p>
        </w:tc>
      </w:tr>
      <w:tr w:rsidR="00973C7F" w:rsidRPr="0027162A" w14:paraId="484A6B90" w14:textId="77777777" w:rsidTr="003028A2">
        <w:tc>
          <w:tcPr>
            <w:tcW w:w="3823" w:type="dxa"/>
          </w:tcPr>
          <w:p w14:paraId="2F1D1C80" w14:textId="77777777" w:rsidR="00973C7F" w:rsidRPr="0027162A" w:rsidRDefault="00973C7F" w:rsidP="00627E9C">
            <w:pPr>
              <w:jc w:val="both"/>
              <w:rPr>
                <w:b/>
                <w:sz w:val="10"/>
                <w:szCs w:val="10"/>
              </w:rPr>
            </w:pPr>
            <w:r w:rsidRPr="0027162A">
              <w:rPr>
                <w:b/>
                <w:sz w:val="10"/>
                <w:szCs w:val="10"/>
              </w:rPr>
              <w:t>A. A gerência reage rapidamente para resolver o problema, quando informada sobre os riscos de segurança</w:t>
            </w:r>
          </w:p>
        </w:tc>
        <w:tc>
          <w:tcPr>
            <w:tcW w:w="1275" w:type="dxa"/>
          </w:tcPr>
          <w:p w14:paraId="0ADB1699" w14:textId="77777777" w:rsidR="00973C7F" w:rsidRPr="0027162A" w:rsidRDefault="00973C7F" w:rsidP="00627E9C">
            <w:pPr>
              <w:jc w:val="both"/>
              <w:rPr>
                <w:b/>
                <w:sz w:val="10"/>
                <w:szCs w:val="10"/>
              </w:rPr>
            </w:pPr>
          </w:p>
        </w:tc>
        <w:tc>
          <w:tcPr>
            <w:tcW w:w="1418" w:type="dxa"/>
          </w:tcPr>
          <w:p w14:paraId="11FE929F" w14:textId="77777777" w:rsidR="00973C7F" w:rsidRPr="0027162A" w:rsidRDefault="00973C7F" w:rsidP="00627E9C">
            <w:pPr>
              <w:jc w:val="both"/>
              <w:rPr>
                <w:b/>
                <w:sz w:val="10"/>
                <w:szCs w:val="10"/>
              </w:rPr>
            </w:pPr>
          </w:p>
        </w:tc>
        <w:tc>
          <w:tcPr>
            <w:tcW w:w="1417" w:type="dxa"/>
          </w:tcPr>
          <w:p w14:paraId="6E4BA996" w14:textId="77777777" w:rsidR="00973C7F" w:rsidRPr="0027162A" w:rsidRDefault="00973C7F" w:rsidP="00627E9C">
            <w:pPr>
              <w:jc w:val="both"/>
              <w:rPr>
                <w:b/>
                <w:sz w:val="10"/>
                <w:szCs w:val="10"/>
              </w:rPr>
            </w:pPr>
          </w:p>
        </w:tc>
        <w:tc>
          <w:tcPr>
            <w:tcW w:w="1276" w:type="dxa"/>
          </w:tcPr>
          <w:p w14:paraId="67B5D8CD" w14:textId="77777777" w:rsidR="00973C7F" w:rsidRPr="0027162A" w:rsidRDefault="00973C7F" w:rsidP="00627E9C">
            <w:pPr>
              <w:jc w:val="both"/>
              <w:rPr>
                <w:b/>
                <w:sz w:val="10"/>
                <w:szCs w:val="10"/>
              </w:rPr>
            </w:pPr>
          </w:p>
        </w:tc>
        <w:tc>
          <w:tcPr>
            <w:tcW w:w="1247" w:type="dxa"/>
          </w:tcPr>
          <w:p w14:paraId="464B0D4F" w14:textId="77777777" w:rsidR="00973C7F" w:rsidRPr="0027162A" w:rsidRDefault="00973C7F" w:rsidP="00627E9C">
            <w:pPr>
              <w:jc w:val="both"/>
              <w:rPr>
                <w:b/>
                <w:sz w:val="10"/>
                <w:szCs w:val="10"/>
              </w:rPr>
            </w:pPr>
          </w:p>
        </w:tc>
      </w:tr>
      <w:tr w:rsidR="00973C7F" w:rsidRPr="0027162A" w14:paraId="0843A8A7" w14:textId="77777777" w:rsidTr="003028A2">
        <w:tc>
          <w:tcPr>
            <w:tcW w:w="3823" w:type="dxa"/>
          </w:tcPr>
          <w:p w14:paraId="6A0D4150" w14:textId="77777777" w:rsidR="00973C7F" w:rsidRPr="0027162A" w:rsidRDefault="00973C7F" w:rsidP="00627E9C">
            <w:pPr>
              <w:jc w:val="both"/>
              <w:rPr>
                <w:b/>
                <w:sz w:val="10"/>
                <w:szCs w:val="10"/>
              </w:rPr>
            </w:pPr>
            <w:r w:rsidRPr="0027162A">
              <w:rPr>
                <w:b/>
                <w:sz w:val="10"/>
                <w:szCs w:val="10"/>
              </w:rPr>
              <w:t>B. A gerência insiste em auditorias e inspeções de segurança completas e regulares.</w:t>
            </w:r>
          </w:p>
        </w:tc>
        <w:tc>
          <w:tcPr>
            <w:tcW w:w="1275" w:type="dxa"/>
          </w:tcPr>
          <w:p w14:paraId="198F7747" w14:textId="77777777" w:rsidR="00973C7F" w:rsidRPr="0027162A" w:rsidRDefault="00973C7F" w:rsidP="00627E9C">
            <w:pPr>
              <w:jc w:val="both"/>
              <w:rPr>
                <w:b/>
                <w:sz w:val="10"/>
                <w:szCs w:val="10"/>
              </w:rPr>
            </w:pPr>
          </w:p>
        </w:tc>
        <w:tc>
          <w:tcPr>
            <w:tcW w:w="1418" w:type="dxa"/>
          </w:tcPr>
          <w:p w14:paraId="2FDF90C5" w14:textId="77777777" w:rsidR="00973C7F" w:rsidRPr="0027162A" w:rsidRDefault="00973C7F" w:rsidP="00627E9C">
            <w:pPr>
              <w:jc w:val="both"/>
              <w:rPr>
                <w:b/>
                <w:sz w:val="10"/>
                <w:szCs w:val="10"/>
              </w:rPr>
            </w:pPr>
          </w:p>
        </w:tc>
        <w:tc>
          <w:tcPr>
            <w:tcW w:w="1417" w:type="dxa"/>
          </w:tcPr>
          <w:p w14:paraId="2EC1B553" w14:textId="77777777" w:rsidR="00973C7F" w:rsidRPr="0027162A" w:rsidRDefault="00973C7F" w:rsidP="00627E9C">
            <w:pPr>
              <w:jc w:val="both"/>
              <w:rPr>
                <w:b/>
                <w:sz w:val="10"/>
                <w:szCs w:val="10"/>
              </w:rPr>
            </w:pPr>
          </w:p>
        </w:tc>
        <w:tc>
          <w:tcPr>
            <w:tcW w:w="1276" w:type="dxa"/>
          </w:tcPr>
          <w:p w14:paraId="5856103C" w14:textId="77777777" w:rsidR="00973C7F" w:rsidRPr="0027162A" w:rsidRDefault="00973C7F" w:rsidP="00627E9C">
            <w:pPr>
              <w:jc w:val="both"/>
              <w:rPr>
                <w:b/>
                <w:sz w:val="10"/>
                <w:szCs w:val="10"/>
              </w:rPr>
            </w:pPr>
          </w:p>
        </w:tc>
        <w:tc>
          <w:tcPr>
            <w:tcW w:w="1247" w:type="dxa"/>
          </w:tcPr>
          <w:p w14:paraId="78B9BAE4" w14:textId="77777777" w:rsidR="00973C7F" w:rsidRPr="0027162A" w:rsidRDefault="00973C7F" w:rsidP="00627E9C">
            <w:pPr>
              <w:jc w:val="both"/>
              <w:rPr>
                <w:b/>
                <w:sz w:val="10"/>
                <w:szCs w:val="10"/>
              </w:rPr>
            </w:pPr>
          </w:p>
        </w:tc>
      </w:tr>
      <w:tr w:rsidR="00973C7F" w:rsidRPr="0027162A" w14:paraId="75440C00" w14:textId="77777777" w:rsidTr="003028A2">
        <w:tc>
          <w:tcPr>
            <w:tcW w:w="3823" w:type="dxa"/>
          </w:tcPr>
          <w:p w14:paraId="26A9D0D5" w14:textId="77777777" w:rsidR="00973C7F" w:rsidRPr="0027162A" w:rsidRDefault="00973C7F" w:rsidP="00627E9C">
            <w:pPr>
              <w:jc w:val="both"/>
              <w:rPr>
                <w:b/>
                <w:sz w:val="10"/>
                <w:szCs w:val="10"/>
              </w:rPr>
            </w:pPr>
            <w:r w:rsidRPr="0027162A">
              <w:rPr>
                <w:b/>
                <w:sz w:val="10"/>
                <w:szCs w:val="10"/>
              </w:rPr>
              <w:t>C. A gerência fornece todo o equipamento necessário, para fazer o trabalho com segurança.</w:t>
            </w:r>
          </w:p>
        </w:tc>
        <w:tc>
          <w:tcPr>
            <w:tcW w:w="1275" w:type="dxa"/>
          </w:tcPr>
          <w:p w14:paraId="5BBD3DC4" w14:textId="77777777" w:rsidR="00973C7F" w:rsidRPr="0027162A" w:rsidRDefault="00973C7F" w:rsidP="00627E9C">
            <w:pPr>
              <w:jc w:val="both"/>
              <w:rPr>
                <w:b/>
                <w:sz w:val="10"/>
                <w:szCs w:val="10"/>
              </w:rPr>
            </w:pPr>
          </w:p>
        </w:tc>
        <w:tc>
          <w:tcPr>
            <w:tcW w:w="1418" w:type="dxa"/>
          </w:tcPr>
          <w:p w14:paraId="05F75F80" w14:textId="77777777" w:rsidR="00973C7F" w:rsidRPr="0027162A" w:rsidRDefault="00973C7F" w:rsidP="00627E9C">
            <w:pPr>
              <w:jc w:val="both"/>
              <w:rPr>
                <w:b/>
                <w:sz w:val="10"/>
                <w:szCs w:val="10"/>
              </w:rPr>
            </w:pPr>
          </w:p>
        </w:tc>
        <w:tc>
          <w:tcPr>
            <w:tcW w:w="1417" w:type="dxa"/>
          </w:tcPr>
          <w:p w14:paraId="7E175610" w14:textId="77777777" w:rsidR="00973C7F" w:rsidRPr="0027162A" w:rsidRDefault="00973C7F" w:rsidP="00627E9C">
            <w:pPr>
              <w:jc w:val="both"/>
              <w:rPr>
                <w:b/>
                <w:sz w:val="10"/>
                <w:szCs w:val="10"/>
              </w:rPr>
            </w:pPr>
          </w:p>
        </w:tc>
        <w:tc>
          <w:tcPr>
            <w:tcW w:w="1276" w:type="dxa"/>
          </w:tcPr>
          <w:p w14:paraId="604D963A" w14:textId="77777777" w:rsidR="00973C7F" w:rsidRPr="0027162A" w:rsidRDefault="00973C7F" w:rsidP="00627E9C">
            <w:pPr>
              <w:jc w:val="both"/>
              <w:rPr>
                <w:b/>
                <w:sz w:val="10"/>
                <w:szCs w:val="10"/>
              </w:rPr>
            </w:pPr>
          </w:p>
        </w:tc>
        <w:tc>
          <w:tcPr>
            <w:tcW w:w="1247" w:type="dxa"/>
          </w:tcPr>
          <w:p w14:paraId="1B891700" w14:textId="77777777" w:rsidR="00973C7F" w:rsidRPr="0027162A" w:rsidRDefault="00973C7F" w:rsidP="00627E9C">
            <w:pPr>
              <w:jc w:val="both"/>
              <w:rPr>
                <w:b/>
                <w:sz w:val="10"/>
                <w:szCs w:val="10"/>
              </w:rPr>
            </w:pPr>
          </w:p>
        </w:tc>
      </w:tr>
      <w:tr w:rsidR="00973C7F" w:rsidRPr="0027162A" w14:paraId="5B5DFBDB" w14:textId="77777777" w:rsidTr="003028A2">
        <w:tc>
          <w:tcPr>
            <w:tcW w:w="3823" w:type="dxa"/>
          </w:tcPr>
          <w:p w14:paraId="4E8D5442" w14:textId="77777777" w:rsidR="00973C7F" w:rsidRPr="0027162A" w:rsidRDefault="00973C7F" w:rsidP="00627E9C">
            <w:pPr>
              <w:jc w:val="both"/>
              <w:rPr>
                <w:b/>
                <w:sz w:val="10"/>
                <w:szCs w:val="10"/>
              </w:rPr>
            </w:pPr>
            <w:r w:rsidRPr="0027162A">
              <w:rPr>
                <w:b/>
                <w:sz w:val="10"/>
                <w:szCs w:val="10"/>
              </w:rPr>
              <w:t>D. A gerência investe muito tempo e dinheiro em treinamento de segurança para os trabalhadores.</w:t>
            </w:r>
          </w:p>
        </w:tc>
        <w:tc>
          <w:tcPr>
            <w:tcW w:w="1275" w:type="dxa"/>
          </w:tcPr>
          <w:p w14:paraId="1EE65659" w14:textId="77777777" w:rsidR="00973C7F" w:rsidRPr="0027162A" w:rsidRDefault="00973C7F" w:rsidP="00627E9C">
            <w:pPr>
              <w:jc w:val="both"/>
              <w:rPr>
                <w:b/>
                <w:sz w:val="10"/>
                <w:szCs w:val="10"/>
              </w:rPr>
            </w:pPr>
          </w:p>
        </w:tc>
        <w:tc>
          <w:tcPr>
            <w:tcW w:w="1418" w:type="dxa"/>
          </w:tcPr>
          <w:p w14:paraId="058B5D2B" w14:textId="77777777" w:rsidR="00973C7F" w:rsidRPr="0027162A" w:rsidRDefault="00973C7F" w:rsidP="00627E9C">
            <w:pPr>
              <w:jc w:val="both"/>
              <w:rPr>
                <w:b/>
                <w:sz w:val="10"/>
                <w:szCs w:val="10"/>
              </w:rPr>
            </w:pPr>
          </w:p>
        </w:tc>
        <w:tc>
          <w:tcPr>
            <w:tcW w:w="1417" w:type="dxa"/>
          </w:tcPr>
          <w:p w14:paraId="4E81DD03" w14:textId="77777777" w:rsidR="00973C7F" w:rsidRPr="0027162A" w:rsidRDefault="00973C7F" w:rsidP="00627E9C">
            <w:pPr>
              <w:jc w:val="both"/>
              <w:rPr>
                <w:b/>
                <w:sz w:val="10"/>
                <w:szCs w:val="10"/>
              </w:rPr>
            </w:pPr>
          </w:p>
        </w:tc>
        <w:tc>
          <w:tcPr>
            <w:tcW w:w="1276" w:type="dxa"/>
          </w:tcPr>
          <w:p w14:paraId="6708A43D" w14:textId="77777777" w:rsidR="00973C7F" w:rsidRPr="0027162A" w:rsidRDefault="00973C7F" w:rsidP="00627E9C">
            <w:pPr>
              <w:jc w:val="both"/>
              <w:rPr>
                <w:b/>
                <w:sz w:val="10"/>
                <w:szCs w:val="10"/>
              </w:rPr>
            </w:pPr>
          </w:p>
        </w:tc>
        <w:tc>
          <w:tcPr>
            <w:tcW w:w="1247" w:type="dxa"/>
          </w:tcPr>
          <w:p w14:paraId="5191A46E" w14:textId="77777777" w:rsidR="00973C7F" w:rsidRPr="0027162A" w:rsidRDefault="00973C7F" w:rsidP="00627E9C">
            <w:pPr>
              <w:jc w:val="both"/>
              <w:rPr>
                <w:b/>
                <w:sz w:val="10"/>
                <w:szCs w:val="10"/>
              </w:rPr>
            </w:pPr>
          </w:p>
        </w:tc>
      </w:tr>
      <w:tr w:rsidR="00973C7F" w:rsidRPr="0027162A" w14:paraId="390C68B1" w14:textId="77777777" w:rsidTr="003028A2">
        <w:tc>
          <w:tcPr>
            <w:tcW w:w="3823" w:type="dxa"/>
          </w:tcPr>
          <w:p w14:paraId="3F93EFFA" w14:textId="77777777" w:rsidR="00973C7F" w:rsidRPr="0027162A" w:rsidRDefault="00973C7F" w:rsidP="00627E9C">
            <w:pPr>
              <w:rPr>
                <w:b/>
                <w:sz w:val="10"/>
                <w:szCs w:val="10"/>
              </w:rPr>
            </w:pPr>
            <w:r w:rsidRPr="0027162A">
              <w:rPr>
                <w:b/>
                <w:sz w:val="10"/>
                <w:szCs w:val="10"/>
              </w:rPr>
              <w:t>E. A gerência ouve atentamente as ideias dos trabalhadores sobre o melhoramento da segurança.</w:t>
            </w:r>
          </w:p>
        </w:tc>
        <w:tc>
          <w:tcPr>
            <w:tcW w:w="1275" w:type="dxa"/>
          </w:tcPr>
          <w:p w14:paraId="296A277B" w14:textId="77777777" w:rsidR="00973C7F" w:rsidRPr="0027162A" w:rsidRDefault="00973C7F" w:rsidP="00627E9C">
            <w:pPr>
              <w:jc w:val="both"/>
              <w:rPr>
                <w:b/>
                <w:sz w:val="10"/>
                <w:szCs w:val="10"/>
              </w:rPr>
            </w:pPr>
          </w:p>
        </w:tc>
        <w:tc>
          <w:tcPr>
            <w:tcW w:w="1418" w:type="dxa"/>
          </w:tcPr>
          <w:p w14:paraId="68797578" w14:textId="77777777" w:rsidR="00973C7F" w:rsidRPr="0027162A" w:rsidRDefault="00973C7F" w:rsidP="00627E9C">
            <w:pPr>
              <w:jc w:val="both"/>
              <w:rPr>
                <w:b/>
                <w:sz w:val="10"/>
                <w:szCs w:val="10"/>
              </w:rPr>
            </w:pPr>
          </w:p>
        </w:tc>
        <w:tc>
          <w:tcPr>
            <w:tcW w:w="1417" w:type="dxa"/>
          </w:tcPr>
          <w:p w14:paraId="169C69FE" w14:textId="77777777" w:rsidR="00973C7F" w:rsidRPr="0027162A" w:rsidRDefault="00973C7F" w:rsidP="00627E9C">
            <w:pPr>
              <w:jc w:val="both"/>
              <w:rPr>
                <w:b/>
                <w:sz w:val="10"/>
                <w:szCs w:val="10"/>
              </w:rPr>
            </w:pPr>
          </w:p>
        </w:tc>
        <w:tc>
          <w:tcPr>
            <w:tcW w:w="1276" w:type="dxa"/>
          </w:tcPr>
          <w:p w14:paraId="099AF03F" w14:textId="77777777" w:rsidR="00973C7F" w:rsidRPr="0027162A" w:rsidRDefault="00973C7F" w:rsidP="00627E9C">
            <w:pPr>
              <w:jc w:val="both"/>
              <w:rPr>
                <w:b/>
                <w:sz w:val="10"/>
                <w:szCs w:val="10"/>
              </w:rPr>
            </w:pPr>
          </w:p>
        </w:tc>
        <w:tc>
          <w:tcPr>
            <w:tcW w:w="1247" w:type="dxa"/>
          </w:tcPr>
          <w:p w14:paraId="17FF527E" w14:textId="77777777" w:rsidR="00973C7F" w:rsidRPr="0027162A" w:rsidRDefault="00973C7F" w:rsidP="00627E9C">
            <w:pPr>
              <w:jc w:val="both"/>
              <w:rPr>
                <w:b/>
                <w:sz w:val="10"/>
                <w:szCs w:val="10"/>
              </w:rPr>
            </w:pPr>
          </w:p>
        </w:tc>
      </w:tr>
      <w:tr w:rsidR="00973C7F" w:rsidRPr="0027162A" w14:paraId="2B0FD9F8" w14:textId="77777777" w:rsidTr="003028A2">
        <w:tc>
          <w:tcPr>
            <w:tcW w:w="3823" w:type="dxa"/>
          </w:tcPr>
          <w:p w14:paraId="2C191BA1" w14:textId="77777777" w:rsidR="00973C7F" w:rsidRPr="0027162A" w:rsidRDefault="00973C7F" w:rsidP="00627E9C">
            <w:pPr>
              <w:jc w:val="both"/>
              <w:rPr>
                <w:b/>
                <w:sz w:val="10"/>
                <w:szCs w:val="10"/>
              </w:rPr>
            </w:pPr>
            <w:r w:rsidRPr="0027162A">
              <w:rPr>
                <w:b/>
                <w:sz w:val="10"/>
                <w:szCs w:val="10"/>
              </w:rPr>
              <w:t>F.A gerência dá ao pessoal da segurança o poder que eles precisam, para executar seu trabalho.</w:t>
            </w:r>
          </w:p>
        </w:tc>
        <w:tc>
          <w:tcPr>
            <w:tcW w:w="1275" w:type="dxa"/>
          </w:tcPr>
          <w:p w14:paraId="5A45B459" w14:textId="77777777" w:rsidR="00973C7F" w:rsidRPr="0027162A" w:rsidRDefault="00973C7F" w:rsidP="00627E9C">
            <w:pPr>
              <w:jc w:val="both"/>
              <w:rPr>
                <w:b/>
                <w:sz w:val="10"/>
                <w:szCs w:val="10"/>
              </w:rPr>
            </w:pPr>
          </w:p>
        </w:tc>
        <w:tc>
          <w:tcPr>
            <w:tcW w:w="1418" w:type="dxa"/>
          </w:tcPr>
          <w:p w14:paraId="3F249166" w14:textId="77777777" w:rsidR="00973C7F" w:rsidRPr="0027162A" w:rsidRDefault="00973C7F" w:rsidP="00627E9C">
            <w:pPr>
              <w:jc w:val="both"/>
              <w:rPr>
                <w:b/>
                <w:sz w:val="10"/>
                <w:szCs w:val="10"/>
              </w:rPr>
            </w:pPr>
          </w:p>
        </w:tc>
        <w:tc>
          <w:tcPr>
            <w:tcW w:w="1417" w:type="dxa"/>
          </w:tcPr>
          <w:p w14:paraId="78EAD270" w14:textId="77777777" w:rsidR="00973C7F" w:rsidRPr="0027162A" w:rsidRDefault="00973C7F" w:rsidP="00627E9C">
            <w:pPr>
              <w:jc w:val="both"/>
              <w:rPr>
                <w:b/>
                <w:sz w:val="10"/>
                <w:szCs w:val="10"/>
              </w:rPr>
            </w:pPr>
          </w:p>
        </w:tc>
        <w:tc>
          <w:tcPr>
            <w:tcW w:w="1276" w:type="dxa"/>
          </w:tcPr>
          <w:p w14:paraId="63981177" w14:textId="77777777" w:rsidR="00973C7F" w:rsidRPr="0027162A" w:rsidRDefault="00973C7F" w:rsidP="00627E9C">
            <w:pPr>
              <w:jc w:val="both"/>
              <w:rPr>
                <w:b/>
                <w:sz w:val="10"/>
                <w:szCs w:val="10"/>
              </w:rPr>
            </w:pPr>
          </w:p>
        </w:tc>
        <w:tc>
          <w:tcPr>
            <w:tcW w:w="1247" w:type="dxa"/>
          </w:tcPr>
          <w:p w14:paraId="5BE2E8F5" w14:textId="77777777" w:rsidR="00973C7F" w:rsidRPr="0027162A" w:rsidRDefault="00973C7F" w:rsidP="00627E9C">
            <w:pPr>
              <w:jc w:val="both"/>
              <w:rPr>
                <w:b/>
                <w:sz w:val="10"/>
                <w:szCs w:val="10"/>
              </w:rPr>
            </w:pPr>
          </w:p>
        </w:tc>
      </w:tr>
    </w:tbl>
    <w:p w14:paraId="1A29C634" w14:textId="77777777" w:rsidR="00973C7F" w:rsidRPr="0027162A" w:rsidRDefault="00973C7F" w:rsidP="00627E9C">
      <w:pPr>
        <w:rPr>
          <w:b/>
          <w:sz w:val="10"/>
          <w:szCs w:val="10"/>
        </w:rPr>
      </w:pPr>
    </w:p>
    <w:p w14:paraId="4FA57AD4" w14:textId="77777777" w:rsidR="00973C7F" w:rsidRPr="0027162A" w:rsidRDefault="00973C7F" w:rsidP="00627E9C">
      <w:pPr>
        <w:rPr>
          <w:b/>
          <w:sz w:val="10"/>
          <w:szCs w:val="10"/>
        </w:rPr>
      </w:pPr>
      <w:r w:rsidRPr="0027162A">
        <w:rPr>
          <w:b/>
          <w:sz w:val="10"/>
          <w:szCs w:val="10"/>
        </w:rPr>
        <w:t>Q33. No meu trabalho atual, é assim que me sinto sobre os seguintes tópicos:</w:t>
      </w:r>
    </w:p>
    <w:tbl>
      <w:tblPr>
        <w:tblStyle w:val="Tabelacomgrade"/>
        <w:tblW w:w="0" w:type="auto"/>
        <w:tblLook w:val="04A0" w:firstRow="1" w:lastRow="0" w:firstColumn="1" w:lastColumn="0" w:noHBand="0" w:noVBand="1"/>
      </w:tblPr>
      <w:tblGrid>
        <w:gridCol w:w="3930"/>
        <w:gridCol w:w="1374"/>
        <w:gridCol w:w="1375"/>
        <w:gridCol w:w="1259"/>
        <w:gridCol w:w="1122"/>
      </w:tblGrid>
      <w:tr w:rsidR="00973C7F" w:rsidRPr="0027162A" w14:paraId="053A7A87" w14:textId="77777777" w:rsidTr="003028A2">
        <w:tc>
          <w:tcPr>
            <w:tcW w:w="4673" w:type="dxa"/>
          </w:tcPr>
          <w:p w14:paraId="1A65EADD" w14:textId="77777777" w:rsidR="00973C7F" w:rsidRPr="0027162A" w:rsidRDefault="00973C7F" w:rsidP="00627E9C">
            <w:pPr>
              <w:jc w:val="both"/>
              <w:rPr>
                <w:b/>
                <w:sz w:val="10"/>
                <w:szCs w:val="10"/>
              </w:rPr>
            </w:pPr>
          </w:p>
        </w:tc>
        <w:tc>
          <w:tcPr>
            <w:tcW w:w="1559" w:type="dxa"/>
            <w:shd w:val="clear" w:color="auto" w:fill="0070C0"/>
          </w:tcPr>
          <w:p w14:paraId="52EFDD9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Nem um pouco </w:t>
            </w:r>
          </w:p>
          <w:p w14:paraId="57144092"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satisfeito</w:t>
            </w:r>
          </w:p>
        </w:tc>
        <w:tc>
          <w:tcPr>
            <w:tcW w:w="1560" w:type="dxa"/>
            <w:shd w:val="clear" w:color="auto" w:fill="0070C0"/>
          </w:tcPr>
          <w:p w14:paraId="3EFDF7A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muito satisfeito</w:t>
            </w:r>
          </w:p>
        </w:tc>
        <w:tc>
          <w:tcPr>
            <w:tcW w:w="1417" w:type="dxa"/>
            <w:shd w:val="clear" w:color="auto" w:fill="0070C0"/>
          </w:tcPr>
          <w:p w14:paraId="3012C0F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 pouco</w:t>
            </w:r>
          </w:p>
          <w:p w14:paraId="5A81DB3C"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satisfeito</w:t>
            </w:r>
          </w:p>
        </w:tc>
        <w:tc>
          <w:tcPr>
            <w:tcW w:w="1247" w:type="dxa"/>
            <w:shd w:val="clear" w:color="auto" w:fill="0070C0"/>
          </w:tcPr>
          <w:p w14:paraId="42C4714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satisfeito</w:t>
            </w:r>
          </w:p>
        </w:tc>
      </w:tr>
      <w:tr w:rsidR="00973C7F" w:rsidRPr="0027162A" w14:paraId="7EEAD0DB" w14:textId="77777777" w:rsidTr="003028A2">
        <w:tc>
          <w:tcPr>
            <w:tcW w:w="4673" w:type="dxa"/>
          </w:tcPr>
          <w:p w14:paraId="2F7B3654" w14:textId="2F033F2C" w:rsidR="00973C7F" w:rsidRPr="0027162A" w:rsidRDefault="00C23DB0" w:rsidP="00627E9C">
            <w:pPr>
              <w:jc w:val="both"/>
              <w:rPr>
                <w:b/>
                <w:sz w:val="10"/>
                <w:szCs w:val="10"/>
              </w:rPr>
            </w:pPr>
            <w:r w:rsidRPr="0027162A">
              <w:rPr>
                <w:b/>
                <w:sz w:val="10"/>
                <w:szCs w:val="10"/>
              </w:rPr>
              <w:t>A. As</w:t>
            </w:r>
            <w:r w:rsidR="00973C7F" w:rsidRPr="0027162A">
              <w:rPr>
                <w:b/>
                <w:sz w:val="10"/>
                <w:szCs w:val="10"/>
              </w:rPr>
              <w:t xml:space="preserve"> condições ambientais (aquecimento, iluminação, </w:t>
            </w:r>
            <w:proofErr w:type="gramStart"/>
            <w:r w:rsidR="00973C7F" w:rsidRPr="0027162A">
              <w:rPr>
                <w:b/>
                <w:sz w:val="10"/>
                <w:szCs w:val="10"/>
              </w:rPr>
              <w:t>ventilação, etc.</w:t>
            </w:r>
            <w:proofErr w:type="gramEnd"/>
          </w:p>
        </w:tc>
        <w:tc>
          <w:tcPr>
            <w:tcW w:w="1559" w:type="dxa"/>
          </w:tcPr>
          <w:p w14:paraId="24E01194" w14:textId="77777777" w:rsidR="00973C7F" w:rsidRPr="0027162A" w:rsidRDefault="00973C7F" w:rsidP="00627E9C">
            <w:pPr>
              <w:jc w:val="both"/>
              <w:rPr>
                <w:b/>
                <w:sz w:val="10"/>
                <w:szCs w:val="10"/>
              </w:rPr>
            </w:pPr>
          </w:p>
        </w:tc>
        <w:tc>
          <w:tcPr>
            <w:tcW w:w="1560" w:type="dxa"/>
          </w:tcPr>
          <w:p w14:paraId="430F252B" w14:textId="77777777" w:rsidR="00973C7F" w:rsidRPr="0027162A" w:rsidRDefault="00973C7F" w:rsidP="00627E9C">
            <w:pPr>
              <w:jc w:val="both"/>
              <w:rPr>
                <w:b/>
                <w:sz w:val="10"/>
                <w:szCs w:val="10"/>
              </w:rPr>
            </w:pPr>
          </w:p>
        </w:tc>
        <w:tc>
          <w:tcPr>
            <w:tcW w:w="1417" w:type="dxa"/>
          </w:tcPr>
          <w:p w14:paraId="3711CA9F" w14:textId="77777777" w:rsidR="00973C7F" w:rsidRPr="0027162A" w:rsidRDefault="00973C7F" w:rsidP="00627E9C">
            <w:pPr>
              <w:jc w:val="both"/>
              <w:rPr>
                <w:b/>
                <w:sz w:val="10"/>
                <w:szCs w:val="10"/>
              </w:rPr>
            </w:pPr>
          </w:p>
        </w:tc>
        <w:tc>
          <w:tcPr>
            <w:tcW w:w="1247" w:type="dxa"/>
          </w:tcPr>
          <w:p w14:paraId="40971419" w14:textId="77777777" w:rsidR="00973C7F" w:rsidRPr="0027162A" w:rsidRDefault="00973C7F" w:rsidP="00627E9C">
            <w:pPr>
              <w:jc w:val="both"/>
              <w:rPr>
                <w:b/>
                <w:sz w:val="10"/>
                <w:szCs w:val="10"/>
              </w:rPr>
            </w:pPr>
          </w:p>
        </w:tc>
      </w:tr>
      <w:tr w:rsidR="00973C7F" w:rsidRPr="0027162A" w14:paraId="597259CB" w14:textId="77777777" w:rsidTr="003028A2">
        <w:tc>
          <w:tcPr>
            <w:tcW w:w="4673" w:type="dxa"/>
          </w:tcPr>
          <w:p w14:paraId="115B503B" w14:textId="77777777" w:rsidR="00973C7F" w:rsidRPr="0027162A" w:rsidRDefault="00973C7F" w:rsidP="00627E9C">
            <w:pPr>
              <w:jc w:val="both"/>
              <w:rPr>
                <w:b/>
                <w:sz w:val="10"/>
                <w:szCs w:val="10"/>
              </w:rPr>
            </w:pPr>
            <w:r w:rsidRPr="0027162A">
              <w:rPr>
                <w:b/>
                <w:sz w:val="10"/>
                <w:szCs w:val="10"/>
              </w:rPr>
              <w:t>B. O ambiente físico (por exemplo, Infraestrutura do prédio, layout da área de trabalho, projeto)</w:t>
            </w:r>
          </w:p>
        </w:tc>
        <w:tc>
          <w:tcPr>
            <w:tcW w:w="1559" w:type="dxa"/>
          </w:tcPr>
          <w:p w14:paraId="7721A5D9" w14:textId="77777777" w:rsidR="00973C7F" w:rsidRPr="0027162A" w:rsidRDefault="00973C7F" w:rsidP="00627E9C">
            <w:pPr>
              <w:jc w:val="both"/>
              <w:rPr>
                <w:b/>
                <w:sz w:val="10"/>
                <w:szCs w:val="10"/>
              </w:rPr>
            </w:pPr>
          </w:p>
        </w:tc>
        <w:tc>
          <w:tcPr>
            <w:tcW w:w="1560" w:type="dxa"/>
          </w:tcPr>
          <w:p w14:paraId="60E45B6F" w14:textId="77777777" w:rsidR="00973C7F" w:rsidRPr="0027162A" w:rsidRDefault="00973C7F" w:rsidP="00627E9C">
            <w:pPr>
              <w:jc w:val="both"/>
              <w:rPr>
                <w:b/>
                <w:sz w:val="10"/>
                <w:szCs w:val="10"/>
              </w:rPr>
            </w:pPr>
          </w:p>
        </w:tc>
        <w:tc>
          <w:tcPr>
            <w:tcW w:w="1417" w:type="dxa"/>
          </w:tcPr>
          <w:p w14:paraId="339496DA" w14:textId="77777777" w:rsidR="00973C7F" w:rsidRPr="0027162A" w:rsidRDefault="00973C7F" w:rsidP="00627E9C">
            <w:pPr>
              <w:jc w:val="both"/>
              <w:rPr>
                <w:b/>
                <w:sz w:val="10"/>
                <w:szCs w:val="10"/>
              </w:rPr>
            </w:pPr>
          </w:p>
        </w:tc>
        <w:tc>
          <w:tcPr>
            <w:tcW w:w="1247" w:type="dxa"/>
          </w:tcPr>
          <w:p w14:paraId="666C07C1" w14:textId="77777777" w:rsidR="00973C7F" w:rsidRPr="0027162A" w:rsidRDefault="00973C7F" w:rsidP="00627E9C">
            <w:pPr>
              <w:jc w:val="both"/>
              <w:rPr>
                <w:b/>
                <w:sz w:val="10"/>
                <w:szCs w:val="10"/>
              </w:rPr>
            </w:pPr>
          </w:p>
        </w:tc>
      </w:tr>
      <w:tr w:rsidR="00973C7F" w:rsidRPr="0027162A" w14:paraId="251E72D5" w14:textId="77777777" w:rsidTr="003028A2">
        <w:tc>
          <w:tcPr>
            <w:tcW w:w="4673" w:type="dxa"/>
          </w:tcPr>
          <w:p w14:paraId="12EBA30E" w14:textId="77777777" w:rsidR="00973C7F" w:rsidRPr="0027162A" w:rsidRDefault="00973C7F" w:rsidP="00627E9C">
            <w:pPr>
              <w:jc w:val="both"/>
              <w:rPr>
                <w:b/>
                <w:sz w:val="10"/>
                <w:szCs w:val="10"/>
              </w:rPr>
            </w:pPr>
            <w:r w:rsidRPr="0027162A">
              <w:rPr>
                <w:b/>
                <w:sz w:val="10"/>
                <w:szCs w:val="10"/>
              </w:rPr>
              <w:t>C. A amabilidade no ambiente de trabalho</w:t>
            </w:r>
          </w:p>
          <w:p w14:paraId="74DB0F8C" w14:textId="77777777" w:rsidR="00973C7F" w:rsidRPr="0027162A" w:rsidRDefault="00973C7F" w:rsidP="00627E9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b/>
                <w:sz w:val="10"/>
                <w:szCs w:val="10"/>
              </w:rPr>
            </w:pPr>
          </w:p>
        </w:tc>
        <w:tc>
          <w:tcPr>
            <w:tcW w:w="1559" w:type="dxa"/>
          </w:tcPr>
          <w:p w14:paraId="12F0684C" w14:textId="77777777" w:rsidR="00973C7F" w:rsidRPr="0027162A" w:rsidRDefault="00973C7F" w:rsidP="00627E9C">
            <w:pPr>
              <w:jc w:val="both"/>
              <w:rPr>
                <w:b/>
                <w:sz w:val="10"/>
                <w:szCs w:val="10"/>
              </w:rPr>
            </w:pPr>
          </w:p>
        </w:tc>
        <w:tc>
          <w:tcPr>
            <w:tcW w:w="1560" w:type="dxa"/>
          </w:tcPr>
          <w:p w14:paraId="2BDDD798" w14:textId="77777777" w:rsidR="00973C7F" w:rsidRPr="0027162A" w:rsidRDefault="00973C7F" w:rsidP="00627E9C">
            <w:pPr>
              <w:jc w:val="both"/>
              <w:rPr>
                <w:b/>
                <w:sz w:val="10"/>
                <w:szCs w:val="10"/>
              </w:rPr>
            </w:pPr>
          </w:p>
        </w:tc>
        <w:tc>
          <w:tcPr>
            <w:tcW w:w="1417" w:type="dxa"/>
          </w:tcPr>
          <w:p w14:paraId="78A4AD98" w14:textId="77777777" w:rsidR="00973C7F" w:rsidRPr="0027162A" w:rsidRDefault="00973C7F" w:rsidP="00627E9C">
            <w:pPr>
              <w:jc w:val="both"/>
              <w:rPr>
                <w:b/>
                <w:sz w:val="10"/>
                <w:szCs w:val="10"/>
              </w:rPr>
            </w:pPr>
          </w:p>
        </w:tc>
        <w:tc>
          <w:tcPr>
            <w:tcW w:w="1247" w:type="dxa"/>
          </w:tcPr>
          <w:p w14:paraId="60A49614" w14:textId="77777777" w:rsidR="00973C7F" w:rsidRPr="0027162A" w:rsidRDefault="00973C7F" w:rsidP="00627E9C">
            <w:pPr>
              <w:jc w:val="both"/>
              <w:rPr>
                <w:b/>
                <w:sz w:val="10"/>
                <w:szCs w:val="10"/>
              </w:rPr>
            </w:pPr>
          </w:p>
        </w:tc>
      </w:tr>
    </w:tbl>
    <w:p w14:paraId="1C2808A2" w14:textId="77777777" w:rsidR="00973C7F" w:rsidRPr="0027162A" w:rsidRDefault="00973C7F" w:rsidP="00627E9C">
      <w:pPr>
        <w:rPr>
          <w:b/>
          <w:sz w:val="10"/>
          <w:szCs w:val="10"/>
        </w:rPr>
      </w:pPr>
    </w:p>
    <w:p w14:paraId="46DFEB9E" w14:textId="77777777" w:rsidR="00973C7F" w:rsidRPr="0027162A" w:rsidRDefault="00973C7F" w:rsidP="00627E9C">
      <w:pPr>
        <w:rPr>
          <w:b/>
          <w:sz w:val="10"/>
          <w:szCs w:val="10"/>
        </w:rPr>
      </w:pPr>
      <w:r w:rsidRPr="0027162A">
        <w:rPr>
          <w:b/>
          <w:sz w:val="10"/>
          <w:szCs w:val="10"/>
        </w:rPr>
        <w:t>Q33D. As acomodações para deficientes e/ou necessidades especiais (rampas para cadeiras de rodas,</w:t>
      </w:r>
    </w:p>
    <w:p w14:paraId="175EF227" w14:textId="77777777" w:rsidR="00973C7F" w:rsidRPr="0027162A" w:rsidRDefault="00973C7F" w:rsidP="00627E9C">
      <w:pPr>
        <w:rPr>
          <w:b/>
          <w:sz w:val="10"/>
          <w:szCs w:val="10"/>
        </w:rPr>
      </w:pPr>
      <w:r w:rsidRPr="0027162A">
        <w:rPr>
          <w:b/>
          <w:sz w:val="10"/>
          <w:szCs w:val="10"/>
        </w:rPr>
        <w:t xml:space="preserve">Salas de </w:t>
      </w:r>
      <w:proofErr w:type="gramStart"/>
      <w:r w:rsidRPr="0027162A">
        <w:rPr>
          <w:b/>
          <w:sz w:val="10"/>
          <w:szCs w:val="10"/>
        </w:rPr>
        <w:t>Lactação, etc.</w:t>
      </w:r>
      <w:proofErr w:type="gramEnd"/>
      <w:r w:rsidRPr="0027162A">
        <w:rPr>
          <w:b/>
          <w:sz w:val="10"/>
          <w:szCs w:val="10"/>
        </w:rPr>
        <w:t>)</w:t>
      </w:r>
    </w:p>
    <w:p w14:paraId="307C8F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59120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B9433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F76952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345759A" w14:textId="60E8652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7DBF8B" w14:textId="77777777" w:rsidR="00973C7F" w:rsidRPr="0027162A" w:rsidRDefault="00973C7F" w:rsidP="00627E9C">
      <w:pPr>
        <w:rPr>
          <w:sz w:val="10"/>
          <w:szCs w:val="10"/>
        </w:rPr>
      </w:pPr>
    </w:p>
    <w:p w14:paraId="3ABD6CC3" w14:textId="77777777" w:rsidR="00973C7F" w:rsidRPr="0027162A" w:rsidRDefault="00973C7F" w:rsidP="00627E9C">
      <w:pPr>
        <w:rPr>
          <w:b/>
          <w:sz w:val="10"/>
          <w:szCs w:val="10"/>
        </w:rPr>
      </w:pPr>
      <w:r w:rsidRPr="0027162A">
        <w:rPr>
          <w:b/>
          <w:sz w:val="10"/>
          <w:szCs w:val="10"/>
        </w:rPr>
        <w:t>Q34. Sinto-me discriminado no meu trabalho, por causa da minha idade.</w:t>
      </w:r>
    </w:p>
    <w:p w14:paraId="10024A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totalmente</w:t>
      </w:r>
    </w:p>
    <w:p w14:paraId="42E4C2A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5D0BF8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F37E8D5" w14:textId="492A15A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E8E9A69" w14:textId="77777777" w:rsidR="00973C7F" w:rsidRPr="0027162A" w:rsidRDefault="00973C7F" w:rsidP="00627E9C">
      <w:pPr>
        <w:rPr>
          <w:sz w:val="10"/>
          <w:szCs w:val="10"/>
        </w:rPr>
      </w:pPr>
    </w:p>
    <w:p w14:paraId="0EEC129E" w14:textId="77777777" w:rsidR="00973C7F" w:rsidRPr="0027162A" w:rsidRDefault="00973C7F" w:rsidP="00627E9C">
      <w:pPr>
        <w:rPr>
          <w:b/>
          <w:sz w:val="10"/>
          <w:szCs w:val="10"/>
        </w:rPr>
      </w:pPr>
      <w:r w:rsidRPr="0027162A">
        <w:rPr>
          <w:b/>
          <w:sz w:val="10"/>
          <w:szCs w:val="10"/>
        </w:rPr>
        <w:t>Q35. Sinto-me discriminado no meu trabalho, por causa da minha raça ou origem étnica.</w:t>
      </w:r>
    </w:p>
    <w:p w14:paraId="1192E5B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B830D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7DBBCC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89933FC" w14:textId="6FC6A50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32B6EE1E" w14:textId="77777777" w:rsidR="00973C7F" w:rsidRPr="0027162A" w:rsidRDefault="00973C7F" w:rsidP="00627E9C">
      <w:pPr>
        <w:rPr>
          <w:sz w:val="10"/>
          <w:szCs w:val="10"/>
        </w:rPr>
      </w:pPr>
    </w:p>
    <w:p w14:paraId="186C2331" w14:textId="77777777" w:rsidR="00973C7F" w:rsidRPr="0027162A" w:rsidRDefault="00973C7F" w:rsidP="00627E9C">
      <w:pPr>
        <w:rPr>
          <w:b/>
          <w:sz w:val="10"/>
          <w:szCs w:val="10"/>
        </w:rPr>
      </w:pPr>
      <w:r w:rsidRPr="0027162A">
        <w:rPr>
          <w:b/>
          <w:sz w:val="10"/>
          <w:szCs w:val="10"/>
        </w:rPr>
        <w:t>Q36. Sinto discriminado no meu trabalho, por causa do meu gênero.</w:t>
      </w:r>
    </w:p>
    <w:p w14:paraId="078EBD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A1097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98B46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F14629F" w14:textId="2ED9BB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71F19BF4" w14:textId="77777777" w:rsidR="00973C7F" w:rsidRPr="0027162A" w:rsidRDefault="00973C7F" w:rsidP="00627E9C">
      <w:pPr>
        <w:rPr>
          <w:sz w:val="10"/>
          <w:szCs w:val="10"/>
        </w:rPr>
      </w:pPr>
    </w:p>
    <w:p w14:paraId="3C182A28" w14:textId="77777777" w:rsidR="00973C7F" w:rsidRPr="0027162A" w:rsidRDefault="00973C7F" w:rsidP="00627E9C">
      <w:pPr>
        <w:rPr>
          <w:b/>
          <w:sz w:val="10"/>
          <w:szCs w:val="10"/>
        </w:rPr>
      </w:pPr>
      <w:r w:rsidRPr="0027162A">
        <w:rPr>
          <w:b/>
          <w:sz w:val="10"/>
          <w:szCs w:val="10"/>
        </w:rPr>
        <w:t>Q37. Nos últimos 12 meses, você foi assediado sexualmente por alguém, enquanto estava no trabalho?</w:t>
      </w:r>
    </w:p>
    <w:p w14:paraId="0616037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Sim</w:t>
      </w:r>
    </w:p>
    <w:p w14:paraId="158EE7C3" w14:textId="5CF8DCB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523778A5" w14:textId="77777777" w:rsidR="00973C7F" w:rsidRPr="0027162A" w:rsidRDefault="00973C7F" w:rsidP="00627E9C">
      <w:pPr>
        <w:rPr>
          <w:sz w:val="10"/>
          <w:szCs w:val="10"/>
        </w:rPr>
      </w:pPr>
    </w:p>
    <w:p w14:paraId="265DD1EC" w14:textId="77777777" w:rsidR="00973C7F" w:rsidRPr="0027162A" w:rsidRDefault="00973C7F" w:rsidP="00627E9C">
      <w:pPr>
        <w:rPr>
          <w:b/>
          <w:sz w:val="10"/>
          <w:szCs w:val="10"/>
        </w:rPr>
      </w:pPr>
      <w:r w:rsidRPr="0027162A">
        <w:rPr>
          <w:b/>
          <w:sz w:val="10"/>
          <w:szCs w:val="10"/>
        </w:rPr>
        <w:t>Q38. Nos últimos 12 meses, você foi exposto à violência física, enquanto estava no trabalho?</w:t>
      </w:r>
    </w:p>
    <w:p w14:paraId="784B196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741AA057" w14:textId="351C45E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8B39C32" w14:textId="77777777" w:rsidR="00973C7F" w:rsidRPr="0027162A" w:rsidRDefault="00973C7F" w:rsidP="00627E9C">
      <w:pPr>
        <w:rPr>
          <w:sz w:val="10"/>
          <w:szCs w:val="10"/>
        </w:rPr>
      </w:pPr>
    </w:p>
    <w:p w14:paraId="3C8629A9" w14:textId="77777777" w:rsidR="00973C7F" w:rsidRPr="0027162A" w:rsidRDefault="00973C7F" w:rsidP="00627E9C">
      <w:pPr>
        <w:rPr>
          <w:b/>
          <w:sz w:val="10"/>
          <w:szCs w:val="10"/>
        </w:rPr>
      </w:pPr>
      <w:r w:rsidRPr="0027162A">
        <w:rPr>
          <w:b/>
          <w:sz w:val="10"/>
          <w:szCs w:val="10"/>
        </w:rPr>
        <w:t>Q39. Nos últimos 12 meses, você foi intimidado, ameaçado ou assediado de alguma forma por alguém, enquanto você estava no trabalho?</w:t>
      </w:r>
    </w:p>
    <w:p w14:paraId="01F8FC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47F03F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66C08E21" w14:textId="77777777" w:rsidR="00973C7F" w:rsidRPr="0027162A" w:rsidRDefault="00973C7F" w:rsidP="00627E9C">
      <w:pPr>
        <w:rPr>
          <w:b/>
          <w:sz w:val="10"/>
          <w:szCs w:val="10"/>
        </w:rPr>
      </w:pPr>
    </w:p>
    <w:p w14:paraId="0419722A" w14:textId="77777777" w:rsidR="00973C7F" w:rsidRPr="0027162A" w:rsidRDefault="00973C7F" w:rsidP="00627E9C">
      <w:pPr>
        <w:rPr>
          <w:b/>
          <w:sz w:val="10"/>
          <w:szCs w:val="10"/>
        </w:rPr>
      </w:pPr>
      <w:r w:rsidRPr="0027162A">
        <w:rPr>
          <w:b/>
          <w:sz w:val="10"/>
          <w:szCs w:val="10"/>
        </w:rPr>
        <w:t>Q40. Nos últimos 12 meses, você esteve em uma situação em que algum de seus superiores ou colegas de trabalho o colocaram para baixo ou foram condescendentes com você, fizeram comentários humilhantes, ou se dirigiram a você em termos não profissionais?</w:t>
      </w:r>
    </w:p>
    <w:p w14:paraId="5F3D77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541E0C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FD210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8E0DF37" w14:textId="77777777" w:rsidR="00973C7F" w:rsidRPr="0027162A" w:rsidRDefault="00973C7F" w:rsidP="00627E9C">
      <w:pPr>
        <w:rPr>
          <w:sz w:val="10"/>
          <w:szCs w:val="10"/>
        </w:rPr>
      </w:pPr>
    </w:p>
    <w:p w14:paraId="45E02FE0" w14:textId="77777777" w:rsidR="00973C7F" w:rsidRPr="0027162A" w:rsidRDefault="00973C7F" w:rsidP="00627E9C">
      <w:pPr>
        <w:rPr>
          <w:b/>
          <w:sz w:val="10"/>
          <w:szCs w:val="10"/>
        </w:rPr>
      </w:pPr>
      <w:r w:rsidRPr="0027162A">
        <w:rPr>
          <w:b/>
          <w:sz w:val="10"/>
          <w:szCs w:val="10"/>
        </w:rPr>
        <w:t>As perguntas nesta seção são sobre sua saúde física e mental e comportamentos relacionados à saúde.</w:t>
      </w:r>
    </w:p>
    <w:p w14:paraId="4499779F" w14:textId="77777777" w:rsidR="00973C7F" w:rsidRPr="0027162A" w:rsidRDefault="00973C7F" w:rsidP="00627E9C">
      <w:pPr>
        <w:rPr>
          <w:b/>
          <w:sz w:val="10"/>
          <w:szCs w:val="10"/>
        </w:rPr>
      </w:pPr>
    </w:p>
    <w:p w14:paraId="4E8EE108" w14:textId="77777777" w:rsidR="00973C7F" w:rsidRPr="0027162A" w:rsidRDefault="00973C7F" w:rsidP="00627E9C">
      <w:pPr>
        <w:rPr>
          <w:b/>
          <w:sz w:val="10"/>
          <w:szCs w:val="10"/>
        </w:rPr>
      </w:pPr>
      <w:r w:rsidRPr="0027162A">
        <w:rPr>
          <w:b/>
          <w:sz w:val="10"/>
          <w:szCs w:val="10"/>
        </w:rPr>
        <w:t>Q41. Você diria que, em geral, sua saúde é ruim, regular, boa, muito boa ou excelente?</w:t>
      </w:r>
    </w:p>
    <w:p w14:paraId="5A5BDA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Ruim </w:t>
      </w:r>
    </w:p>
    <w:p w14:paraId="10E118D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Regular </w:t>
      </w:r>
    </w:p>
    <w:p w14:paraId="268272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Boa </w:t>
      </w:r>
    </w:p>
    <w:p w14:paraId="7561322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boa </w:t>
      </w:r>
    </w:p>
    <w:p w14:paraId="2CCDFE0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Excelente </w:t>
      </w:r>
    </w:p>
    <w:p w14:paraId="75970FC2" w14:textId="77777777" w:rsidR="00973C7F" w:rsidRPr="0027162A" w:rsidRDefault="00973C7F" w:rsidP="00627E9C">
      <w:pPr>
        <w:rPr>
          <w:sz w:val="10"/>
          <w:szCs w:val="10"/>
        </w:rPr>
      </w:pPr>
    </w:p>
    <w:p w14:paraId="3F446EAD" w14:textId="77777777" w:rsidR="00973C7F" w:rsidRPr="0027162A" w:rsidRDefault="00973C7F" w:rsidP="00627E9C">
      <w:pPr>
        <w:rPr>
          <w:b/>
          <w:sz w:val="10"/>
          <w:szCs w:val="10"/>
        </w:rPr>
      </w:pPr>
      <w:r w:rsidRPr="0027162A">
        <w:rPr>
          <w:b/>
          <w:sz w:val="10"/>
          <w:szCs w:val="10"/>
        </w:rPr>
        <w:t>Q42. Agora, pensando em sua saúde física, que inclui doenças e lesões físicas, durante os últimos 30 dias, por quantos dias sua saúde física não foi boa?</w:t>
      </w:r>
    </w:p>
    <w:p w14:paraId="3F56BD96" w14:textId="77777777" w:rsidR="00973C7F" w:rsidRPr="0027162A" w:rsidRDefault="00973C7F" w:rsidP="00627E9C">
      <w:pPr>
        <w:rPr>
          <w:sz w:val="10"/>
          <w:szCs w:val="10"/>
        </w:rPr>
      </w:pPr>
      <w:r w:rsidRPr="0027162A">
        <w:rPr>
          <w:sz w:val="10"/>
          <w:szCs w:val="10"/>
        </w:rPr>
        <w:t xml:space="preserve">a: 0 dias </w:t>
      </w:r>
    </w:p>
    <w:p w14:paraId="7DB3FC0E" w14:textId="77777777" w:rsidR="00973C7F" w:rsidRPr="0027162A" w:rsidRDefault="00973C7F" w:rsidP="00627E9C">
      <w:pPr>
        <w:rPr>
          <w:sz w:val="10"/>
          <w:szCs w:val="10"/>
        </w:rPr>
      </w:pPr>
      <w:r w:rsidRPr="0027162A">
        <w:rPr>
          <w:sz w:val="10"/>
          <w:szCs w:val="10"/>
        </w:rPr>
        <w:t>b: 1-3 dias</w:t>
      </w:r>
    </w:p>
    <w:p w14:paraId="7CD999BF" w14:textId="77777777" w:rsidR="00973C7F" w:rsidRPr="0027162A" w:rsidRDefault="00973C7F" w:rsidP="00627E9C">
      <w:pPr>
        <w:rPr>
          <w:sz w:val="10"/>
          <w:szCs w:val="10"/>
        </w:rPr>
      </w:pPr>
      <w:r w:rsidRPr="0027162A">
        <w:rPr>
          <w:sz w:val="10"/>
          <w:szCs w:val="10"/>
        </w:rPr>
        <w:t xml:space="preserve">c: 4-7 dias </w:t>
      </w:r>
    </w:p>
    <w:p w14:paraId="42EC2D8C" w14:textId="77777777" w:rsidR="00973C7F" w:rsidRPr="0027162A" w:rsidRDefault="00973C7F" w:rsidP="00627E9C">
      <w:pPr>
        <w:rPr>
          <w:sz w:val="10"/>
          <w:szCs w:val="10"/>
        </w:rPr>
      </w:pPr>
      <w:r w:rsidRPr="0027162A">
        <w:rPr>
          <w:sz w:val="10"/>
          <w:szCs w:val="10"/>
        </w:rPr>
        <w:t xml:space="preserve">d: 8-15 dias </w:t>
      </w:r>
    </w:p>
    <w:p w14:paraId="799C22C1" w14:textId="3D7BF0BF" w:rsidR="00973C7F" w:rsidRDefault="00973C7F" w:rsidP="00627E9C">
      <w:pPr>
        <w:rPr>
          <w:sz w:val="10"/>
          <w:szCs w:val="10"/>
        </w:rPr>
      </w:pPr>
      <w:r w:rsidRPr="0027162A">
        <w:rPr>
          <w:sz w:val="10"/>
          <w:szCs w:val="10"/>
        </w:rPr>
        <w:t>e: 16-30 dias</w:t>
      </w:r>
    </w:p>
    <w:p w14:paraId="56CFAD45" w14:textId="77777777" w:rsidR="00973C7F" w:rsidRPr="0027162A" w:rsidRDefault="00973C7F" w:rsidP="00627E9C">
      <w:pPr>
        <w:rPr>
          <w:sz w:val="10"/>
          <w:szCs w:val="10"/>
        </w:rPr>
      </w:pPr>
    </w:p>
    <w:p w14:paraId="75EE5094" w14:textId="77777777" w:rsidR="00973C7F" w:rsidRPr="0027162A" w:rsidRDefault="00973C7F" w:rsidP="00627E9C">
      <w:pPr>
        <w:rPr>
          <w:b/>
          <w:sz w:val="10"/>
          <w:szCs w:val="10"/>
        </w:rPr>
      </w:pPr>
      <w:r w:rsidRPr="0027162A">
        <w:rPr>
          <w:b/>
          <w:sz w:val="10"/>
          <w:szCs w:val="10"/>
        </w:rPr>
        <w:t>Q43. Você já teve algum dos seguintes?</w:t>
      </w:r>
    </w:p>
    <w:tbl>
      <w:tblPr>
        <w:tblStyle w:val="Tabelacomgrade"/>
        <w:tblW w:w="0" w:type="auto"/>
        <w:tblLook w:val="04A0" w:firstRow="1" w:lastRow="0" w:firstColumn="1" w:lastColumn="0" w:noHBand="0" w:noVBand="1"/>
      </w:tblPr>
      <w:tblGrid>
        <w:gridCol w:w="5151"/>
        <w:gridCol w:w="1250"/>
        <w:gridCol w:w="1267"/>
        <w:gridCol w:w="1392"/>
      </w:tblGrid>
      <w:tr w:rsidR="00973C7F" w:rsidRPr="0027162A" w14:paraId="24AAA861" w14:textId="77777777" w:rsidTr="003028A2">
        <w:tc>
          <w:tcPr>
            <w:tcW w:w="6091" w:type="dxa"/>
          </w:tcPr>
          <w:p w14:paraId="52963161" w14:textId="77777777" w:rsidR="00973C7F" w:rsidRPr="0027162A" w:rsidRDefault="00973C7F" w:rsidP="00627E9C">
            <w:pPr>
              <w:jc w:val="both"/>
              <w:rPr>
                <w:b/>
                <w:sz w:val="10"/>
                <w:szCs w:val="10"/>
              </w:rPr>
            </w:pPr>
          </w:p>
        </w:tc>
        <w:tc>
          <w:tcPr>
            <w:tcW w:w="1417" w:type="dxa"/>
            <w:shd w:val="clear" w:color="auto" w:fill="0070C0"/>
          </w:tcPr>
          <w:p w14:paraId="66F13A9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418" w:type="dxa"/>
            <w:shd w:val="clear" w:color="auto" w:fill="0070C0"/>
          </w:tcPr>
          <w:p w14:paraId="4F60AED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NO PASSADO</w:t>
            </w:r>
          </w:p>
        </w:tc>
        <w:tc>
          <w:tcPr>
            <w:tcW w:w="1530" w:type="dxa"/>
            <w:shd w:val="clear" w:color="auto" w:fill="0070C0"/>
          </w:tcPr>
          <w:p w14:paraId="4B1FF94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TENHO ATUALMENTE</w:t>
            </w:r>
          </w:p>
        </w:tc>
      </w:tr>
      <w:tr w:rsidR="00973C7F" w:rsidRPr="0027162A" w14:paraId="220C8CB3" w14:textId="77777777" w:rsidTr="003028A2">
        <w:tc>
          <w:tcPr>
            <w:tcW w:w="6091" w:type="dxa"/>
          </w:tcPr>
          <w:p w14:paraId="420A62AF" w14:textId="77777777" w:rsidR="00973C7F" w:rsidRPr="0027162A" w:rsidRDefault="00973C7F" w:rsidP="00627E9C">
            <w:pPr>
              <w:jc w:val="both"/>
              <w:rPr>
                <w:b/>
                <w:sz w:val="10"/>
                <w:szCs w:val="10"/>
              </w:rPr>
            </w:pPr>
            <w:r w:rsidRPr="0027162A">
              <w:rPr>
                <w:b/>
                <w:sz w:val="10"/>
                <w:szCs w:val="10"/>
              </w:rPr>
              <w:t>A. Artrite</w:t>
            </w:r>
          </w:p>
        </w:tc>
        <w:tc>
          <w:tcPr>
            <w:tcW w:w="1417" w:type="dxa"/>
          </w:tcPr>
          <w:p w14:paraId="2378BE6D" w14:textId="77777777" w:rsidR="00973C7F" w:rsidRPr="0027162A" w:rsidRDefault="00973C7F" w:rsidP="00627E9C">
            <w:pPr>
              <w:jc w:val="both"/>
              <w:rPr>
                <w:b/>
                <w:sz w:val="10"/>
                <w:szCs w:val="10"/>
              </w:rPr>
            </w:pPr>
          </w:p>
        </w:tc>
        <w:tc>
          <w:tcPr>
            <w:tcW w:w="1418" w:type="dxa"/>
          </w:tcPr>
          <w:p w14:paraId="6A2E0FD2" w14:textId="77777777" w:rsidR="00973C7F" w:rsidRPr="0027162A" w:rsidRDefault="00973C7F" w:rsidP="00627E9C">
            <w:pPr>
              <w:jc w:val="both"/>
              <w:rPr>
                <w:b/>
                <w:sz w:val="10"/>
                <w:szCs w:val="10"/>
              </w:rPr>
            </w:pPr>
          </w:p>
        </w:tc>
        <w:tc>
          <w:tcPr>
            <w:tcW w:w="1530" w:type="dxa"/>
          </w:tcPr>
          <w:p w14:paraId="0421DC49" w14:textId="77777777" w:rsidR="00973C7F" w:rsidRPr="0027162A" w:rsidRDefault="00973C7F" w:rsidP="00627E9C">
            <w:pPr>
              <w:jc w:val="both"/>
              <w:rPr>
                <w:b/>
                <w:sz w:val="10"/>
                <w:szCs w:val="10"/>
              </w:rPr>
            </w:pPr>
          </w:p>
        </w:tc>
      </w:tr>
      <w:tr w:rsidR="00973C7F" w:rsidRPr="0027162A" w14:paraId="497B0832" w14:textId="77777777" w:rsidTr="003028A2">
        <w:tc>
          <w:tcPr>
            <w:tcW w:w="6091" w:type="dxa"/>
          </w:tcPr>
          <w:p w14:paraId="567E80FF" w14:textId="77777777" w:rsidR="00973C7F" w:rsidRPr="0027162A" w:rsidRDefault="00973C7F" w:rsidP="00627E9C">
            <w:pPr>
              <w:jc w:val="both"/>
              <w:rPr>
                <w:b/>
                <w:sz w:val="10"/>
                <w:szCs w:val="10"/>
              </w:rPr>
            </w:pPr>
            <w:r w:rsidRPr="0027162A">
              <w:rPr>
                <w:b/>
                <w:sz w:val="10"/>
                <w:szCs w:val="10"/>
              </w:rPr>
              <w:t>B. Outros distúrbios musculoesqueléticos (por exemplo, dor nas costas, dor no pescoço, outra dor)</w:t>
            </w:r>
          </w:p>
        </w:tc>
        <w:tc>
          <w:tcPr>
            <w:tcW w:w="1417" w:type="dxa"/>
          </w:tcPr>
          <w:p w14:paraId="4E27ABE6" w14:textId="77777777" w:rsidR="00973C7F" w:rsidRPr="0027162A" w:rsidRDefault="00973C7F" w:rsidP="00627E9C">
            <w:pPr>
              <w:jc w:val="both"/>
              <w:rPr>
                <w:b/>
                <w:sz w:val="10"/>
                <w:szCs w:val="10"/>
              </w:rPr>
            </w:pPr>
          </w:p>
        </w:tc>
        <w:tc>
          <w:tcPr>
            <w:tcW w:w="1418" w:type="dxa"/>
          </w:tcPr>
          <w:p w14:paraId="62FA7AA8" w14:textId="77777777" w:rsidR="00973C7F" w:rsidRPr="0027162A" w:rsidRDefault="00973C7F" w:rsidP="00627E9C">
            <w:pPr>
              <w:jc w:val="both"/>
              <w:rPr>
                <w:b/>
                <w:sz w:val="10"/>
                <w:szCs w:val="10"/>
              </w:rPr>
            </w:pPr>
          </w:p>
        </w:tc>
        <w:tc>
          <w:tcPr>
            <w:tcW w:w="1530" w:type="dxa"/>
          </w:tcPr>
          <w:p w14:paraId="3E4072A5" w14:textId="77777777" w:rsidR="00973C7F" w:rsidRPr="0027162A" w:rsidRDefault="00973C7F" w:rsidP="00627E9C">
            <w:pPr>
              <w:jc w:val="both"/>
              <w:rPr>
                <w:b/>
                <w:sz w:val="10"/>
                <w:szCs w:val="10"/>
              </w:rPr>
            </w:pPr>
          </w:p>
        </w:tc>
      </w:tr>
      <w:tr w:rsidR="00973C7F" w:rsidRPr="0027162A" w14:paraId="4C10FB07" w14:textId="77777777" w:rsidTr="003028A2">
        <w:tc>
          <w:tcPr>
            <w:tcW w:w="6091" w:type="dxa"/>
          </w:tcPr>
          <w:p w14:paraId="0FF6415B" w14:textId="77777777" w:rsidR="00973C7F" w:rsidRPr="0027162A" w:rsidRDefault="00973C7F" w:rsidP="00627E9C">
            <w:pPr>
              <w:jc w:val="both"/>
              <w:rPr>
                <w:b/>
                <w:sz w:val="10"/>
                <w:szCs w:val="10"/>
              </w:rPr>
            </w:pPr>
            <w:r w:rsidRPr="0027162A">
              <w:rPr>
                <w:b/>
                <w:sz w:val="10"/>
                <w:szCs w:val="10"/>
              </w:rPr>
              <w:t>C. Asma</w:t>
            </w:r>
          </w:p>
        </w:tc>
        <w:tc>
          <w:tcPr>
            <w:tcW w:w="1417" w:type="dxa"/>
          </w:tcPr>
          <w:p w14:paraId="7535F5B4" w14:textId="77777777" w:rsidR="00973C7F" w:rsidRPr="0027162A" w:rsidRDefault="00973C7F" w:rsidP="00627E9C">
            <w:pPr>
              <w:jc w:val="both"/>
              <w:rPr>
                <w:b/>
                <w:sz w:val="10"/>
                <w:szCs w:val="10"/>
              </w:rPr>
            </w:pPr>
          </w:p>
        </w:tc>
        <w:tc>
          <w:tcPr>
            <w:tcW w:w="1418" w:type="dxa"/>
          </w:tcPr>
          <w:p w14:paraId="321FFCB1" w14:textId="77777777" w:rsidR="00973C7F" w:rsidRPr="0027162A" w:rsidRDefault="00973C7F" w:rsidP="00627E9C">
            <w:pPr>
              <w:jc w:val="both"/>
              <w:rPr>
                <w:b/>
                <w:sz w:val="10"/>
                <w:szCs w:val="10"/>
              </w:rPr>
            </w:pPr>
          </w:p>
        </w:tc>
        <w:tc>
          <w:tcPr>
            <w:tcW w:w="1530" w:type="dxa"/>
          </w:tcPr>
          <w:p w14:paraId="102DE759" w14:textId="77777777" w:rsidR="00973C7F" w:rsidRPr="0027162A" w:rsidRDefault="00973C7F" w:rsidP="00627E9C">
            <w:pPr>
              <w:jc w:val="both"/>
              <w:rPr>
                <w:b/>
                <w:sz w:val="10"/>
                <w:szCs w:val="10"/>
              </w:rPr>
            </w:pPr>
          </w:p>
        </w:tc>
      </w:tr>
      <w:tr w:rsidR="00973C7F" w:rsidRPr="0027162A" w14:paraId="29B04DE1" w14:textId="77777777" w:rsidTr="003028A2">
        <w:tc>
          <w:tcPr>
            <w:tcW w:w="6091" w:type="dxa"/>
          </w:tcPr>
          <w:p w14:paraId="427B1023" w14:textId="77777777" w:rsidR="00973C7F" w:rsidRPr="0027162A" w:rsidRDefault="00973C7F" w:rsidP="00627E9C">
            <w:pPr>
              <w:jc w:val="both"/>
              <w:rPr>
                <w:b/>
                <w:sz w:val="10"/>
                <w:szCs w:val="10"/>
              </w:rPr>
            </w:pPr>
            <w:r w:rsidRPr="0027162A">
              <w:rPr>
                <w:b/>
                <w:sz w:val="10"/>
                <w:szCs w:val="10"/>
              </w:rPr>
              <w:t>D. Doença pulmonar, exceto asma (por exemplo, doença crônica pulmonar obstrutiva [DCPO], bronquite crônica, enfisema)</w:t>
            </w:r>
          </w:p>
        </w:tc>
        <w:tc>
          <w:tcPr>
            <w:tcW w:w="1417" w:type="dxa"/>
          </w:tcPr>
          <w:p w14:paraId="0626EB54" w14:textId="77777777" w:rsidR="00973C7F" w:rsidRPr="0027162A" w:rsidRDefault="00973C7F" w:rsidP="00627E9C">
            <w:pPr>
              <w:jc w:val="both"/>
              <w:rPr>
                <w:b/>
                <w:sz w:val="10"/>
                <w:szCs w:val="10"/>
              </w:rPr>
            </w:pPr>
          </w:p>
        </w:tc>
        <w:tc>
          <w:tcPr>
            <w:tcW w:w="1418" w:type="dxa"/>
          </w:tcPr>
          <w:p w14:paraId="1E1EBC7A" w14:textId="77777777" w:rsidR="00973C7F" w:rsidRPr="0027162A" w:rsidRDefault="00973C7F" w:rsidP="00627E9C">
            <w:pPr>
              <w:jc w:val="both"/>
              <w:rPr>
                <w:b/>
                <w:sz w:val="10"/>
                <w:szCs w:val="10"/>
              </w:rPr>
            </w:pPr>
          </w:p>
        </w:tc>
        <w:tc>
          <w:tcPr>
            <w:tcW w:w="1530" w:type="dxa"/>
          </w:tcPr>
          <w:p w14:paraId="1C314853" w14:textId="77777777" w:rsidR="00973C7F" w:rsidRPr="0027162A" w:rsidRDefault="00973C7F" w:rsidP="00627E9C">
            <w:pPr>
              <w:jc w:val="both"/>
              <w:rPr>
                <w:b/>
                <w:sz w:val="10"/>
                <w:szCs w:val="10"/>
              </w:rPr>
            </w:pPr>
          </w:p>
        </w:tc>
      </w:tr>
      <w:tr w:rsidR="00973C7F" w:rsidRPr="0027162A" w14:paraId="1FCC7624" w14:textId="77777777" w:rsidTr="003028A2">
        <w:tc>
          <w:tcPr>
            <w:tcW w:w="6091" w:type="dxa"/>
          </w:tcPr>
          <w:p w14:paraId="6BA86D47" w14:textId="77777777" w:rsidR="00973C7F" w:rsidRPr="0027162A" w:rsidRDefault="00973C7F" w:rsidP="00627E9C">
            <w:pPr>
              <w:jc w:val="both"/>
              <w:rPr>
                <w:b/>
                <w:sz w:val="10"/>
                <w:szCs w:val="10"/>
              </w:rPr>
            </w:pPr>
            <w:r w:rsidRPr="0027162A">
              <w:rPr>
                <w:b/>
                <w:sz w:val="10"/>
                <w:szCs w:val="10"/>
              </w:rPr>
              <w:t>E. Câncer</w:t>
            </w:r>
          </w:p>
        </w:tc>
        <w:tc>
          <w:tcPr>
            <w:tcW w:w="1417" w:type="dxa"/>
          </w:tcPr>
          <w:p w14:paraId="37753401" w14:textId="77777777" w:rsidR="00973C7F" w:rsidRPr="0027162A" w:rsidRDefault="00973C7F" w:rsidP="00627E9C">
            <w:pPr>
              <w:jc w:val="both"/>
              <w:rPr>
                <w:b/>
                <w:sz w:val="10"/>
                <w:szCs w:val="10"/>
              </w:rPr>
            </w:pPr>
          </w:p>
        </w:tc>
        <w:tc>
          <w:tcPr>
            <w:tcW w:w="1418" w:type="dxa"/>
          </w:tcPr>
          <w:p w14:paraId="2658E3E8" w14:textId="77777777" w:rsidR="00973C7F" w:rsidRPr="0027162A" w:rsidRDefault="00973C7F" w:rsidP="00627E9C">
            <w:pPr>
              <w:jc w:val="both"/>
              <w:rPr>
                <w:b/>
                <w:sz w:val="10"/>
                <w:szCs w:val="10"/>
              </w:rPr>
            </w:pPr>
          </w:p>
        </w:tc>
        <w:tc>
          <w:tcPr>
            <w:tcW w:w="1530" w:type="dxa"/>
          </w:tcPr>
          <w:p w14:paraId="3B2BF115" w14:textId="77777777" w:rsidR="00973C7F" w:rsidRPr="0027162A" w:rsidRDefault="00973C7F" w:rsidP="00627E9C">
            <w:pPr>
              <w:jc w:val="both"/>
              <w:rPr>
                <w:b/>
                <w:sz w:val="10"/>
                <w:szCs w:val="10"/>
              </w:rPr>
            </w:pPr>
          </w:p>
        </w:tc>
      </w:tr>
      <w:tr w:rsidR="00973C7F" w:rsidRPr="0027162A" w14:paraId="32DAB647" w14:textId="77777777" w:rsidTr="003028A2">
        <w:tc>
          <w:tcPr>
            <w:tcW w:w="6091" w:type="dxa"/>
          </w:tcPr>
          <w:p w14:paraId="01DD0FCF" w14:textId="77777777" w:rsidR="00973C7F" w:rsidRPr="0027162A" w:rsidRDefault="00973C7F" w:rsidP="00627E9C">
            <w:pPr>
              <w:jc w:val="both"/>
              <w:rPr>
                <w:b/>
                <w:sz w:val="10"/>
                <w:szCs w:val="10"/>
              </w:rPr>
            </w:pPr>
            <w:r w:rsidRPr="0027162A">
              <w:rPr>
                <w:b/>
                <w:sz w:val="10"/>
                <w:szCs w:val="10"/>
              </w:rPr>
              <w:t>F. Depressão</w:t>
            </w:r>
          </w:p>
        </w:tc>
        <w:tc>
          <w:tcPr>
            <w:tcW w:w="1417" w:type="dxa"/>
          </w:tcPr>
          <w:p w14:paraId="18B42BAD" w14:textId="77777777" w:rsidR="00973C7F" w:rsidRPr="0027162A" w:rsidRDefault="00973C7F" w:rsidP="00627E9C">
            <w:pPr>
              <w:jc w:val="both"/>
              <w:rPr>
                <w:b/>
                <w:sz w:val="10"/>
                <w:szCs w:val="10"/>
              </w:rPr>
            </w:pPr>
          </w:p>
        </w:tc>
        <w:tc>
          <w:tcPr>
            <w:tcW w:w="1418" w:type="dxa"/>
          </w:tcPr>
          <w:p w14:paraId="52FC5D85" w14:textId="77777777" w:rsidR="00973C7F" w:rsidRPr="0027162A" w:rsidRDefault="00973C7F" w:rsidP="00627E9C">
            <w:pPr>
              <w:jc w:val="both"/>
              <w:rPr>
                <w:b/>
                <w:sz w:val="10"/>
                <w:szCs w:val="10"/>
              </w:rPr>
            </w:pPr>
          </w:p>
        </w:tc>
        <w:tc>
          <w:tcPr>
            <w:tcW w:w="1530" w:type="dxa"/>
          </w:tcPr>
          <w:p w14:paraId="369CA7B6" w14:textId="77777777" w:rsidR="00973C7F" w:rsidRPr="0027162A" w:rsidRDefault="00973C7F" w:rsidP="00627E9C">
            <w:pPr>
              <w:jc w:val="both"/>
              <w:rPr>
                <w:b/>
                <w:sz w:val="10"/>
                <w:szCs w:val="10"/>
              </w:rPr>
            </w:pPr>
          </w:p>
        </w:tc>
      </w:tr>
      <w:tr w:rsidR="00973C7F" w:rsidRPr="0027162A" w14:paraId="383BA3B8" w14:textId="77777777" w:rsidTr="003028A2">
        <w:tc>
          <w:tcPr>
            <w:tcW w:w="6091" w:type="dxa"/>
          </w:tcPr>
          <w:p w14:paraId="0B8F8E60" w14:textId="77777777" w:rsidR="00973C7F" w:rsidRPr="0027162A" w:rsidRDefault="00973C7F" w:rsidP="00627E9C">
            <w:pPr>
              <w:jc w:val="both"/>
              <w:rPr>
                <w:b/>
                <w:sz w:val="10"/>
                <w:szCs w:val="10"/>
              </w:rPr>
            </w:pPr>
            <w:r w:rsidRPr="0027162A">
              <w:rPr>
                <w:b/>
                <w:sz w:val="10"/>
                <w:szCs w:val="10"/>
              </w:rPr>
              <w:t>G. Diabetes</w:t>
            </w:r>
          </w:p>
        </w:tc>
        <w:tc>
          <w:tcPr>
            <w:tcW w:w="1417" w:type="dxa"/>
          </w:tcPr>
          <w:p w14:paraId="1D559E6B" w14:textId="77777777" w:rsidR="00973C7F" w:rsidRPr="0027162A" w:rsidRDefault="00973C7F" w:rsidP="00627E9C">
            <w:pPr>
              <w:jc w:val="both"/>
              <w:rPr>
                <w:b/>
                <w:sz w:val="10"/>
                <w:szCs w:val="10"/>
              </w:rPr>
            </w:pPr>
          </w:p>
        </w:tc>
        <w:tc>
          <w:tcPr>
            <w:tcW w:w="1418" w:type="dxa"/>
          </w:tcPr>
          <w:p w14:paraId="78AB226B" w14:textId="77777777" w:rsidR="00973C7F" w:rsidRPr="0027162A" w:rsidRDefault="00973C7F" w:rsidP="00627E9C">
            <w:pPr>
              <w:jc w:val="both"/>
              <w:rPr>
                <w:b/>
                <w:sz w:val="10"/>
                <w:szCs w:val="10"/>
              </w:rPr>
            </w:pPr>
          </w:p>
        </w:tc>
        <w:tc>
          <w:tcPr>
            <w:tcW w:w="1530" w:type="dxa"/>
          </w:tcPr>
          <w:p w14:paraId="585461E0" w14:textId="77777777" w:rsidR="00973C7F" w:rsidRPr="0027162A" w:rsidRDefault="00973C7F" w:rsidP="00627E9C">
            <w:pPr>
              <w:jc w:val="both"/>
              <w:rPr>
                <w:b/>
                <w:sz w:val="10"/>
                <w:szCs w:val="10"/>
              </w:rPr>
            </w:pPr>
          </w:p>
        </w:tc>
      </w:tr>
      <w:tr w:rsidR="00973C7F" w:rsidRPr="0027162A" w14:paraId="1089659D" w14:textId="77777777" w:rsidTr="003028A2">
        <w:tc>
          <w:tcPr>
            <w:tcW w:w="6091" w:type="dxa"/>
          </w:tcPr>
          <w:p w14:paraId="63049F69" w14:textId="77777777" w:rsidR="00973C7F" w:rsidRPr="0027162A" w:rsidRDefault="00973C7F" w:rsidP="00627E9C">
            <w:pPr>
              <w:jc w:val="both"/>
              <w:rPr>
                <w:b/>
                <w:sz w:val="10"/>
                <w:szCs w:val="10"/>
              </w:rPr>
            </w:pPr>
            <w:r w:rsidRPr="0027162A">
              <w:rPr>
                <w:b/>
                <w:sz w:val="10"/>
                <w:szCs w:val="10"/>
              </w:rPr>
              <w:t>H. Doença cardíaca</w:t>
            </w:r>
          </w:p>
        </w:tc>
        <w:tc>
          <w:tcPr>
            <w:tcW w:w="1417" w:type="dxa"/>
          </w:tcPr>
          <w:p w14:paraId="4364699E" w14:textId="77777777" w:rsidR="00973C7F" w:rsidRPr="0027162A" w:rsidRDefault="00973C7F" w:rsidP="00627E9C">
            <w:pPr>
              <w:jc w:val="both"/>
              <w:rPr>
                <w:b/>
                <w:sz w:val="10"/>
                <w:szCs w:val="10"/>
              </w:rPr>
            </w:pPr>
          </w:p>
        </w:tc>
        <w:tc>
          <w:tcPr>
            <w:tcW w:w="1418" w:type="dxa"/>
          </w:tcPr>
          <w:p w14:paraId="7E34B081" w14:textId="77777777" w:rsidR="00973C7F" w:rsidRPr="0027162A" w:rsidRDefault="00973C7F" w:rsidP="00627E9C">
            <w:pPr>
              <w:jc w:val="both"/>
              <w:rPr>
                <w:b/>
                <w:sz w:val="10"/>
                <w:szCs w:val="10"/>
              </w:rPr>
            </w:pPr>
          </w:p>
        </w:tc>
        <w:tc>
          <w:tcPr>
            <w:tcW w:w="1530" w:type="dxa"/>
          </w:tcPr>
          <w:p w14:paraId="46644A76" w14:textId="77777777" w:rsidR="00973C7F" w:rsidRPr="0027162A" w:rsidRDefault="00973C7F" w:rsidP="00627E9C">
            <w:pPr>
              <w:jc w:val="both"/>
              <w:rPr>
                <w:b/>
                <w:sz w:val="10"/>
                <w:szCs w:val="10"/>
              </w:rPr>
            </w:pPr>
          </w:p>
        </w:tc>
      </w:tr>
      <w:tr w:rsidR="00973C7F" w:rsidRPr="0027162A" w14:paraId="5B3F5D3B" w14:textId="77777777" w:rsidTr="003028A2">
        <w:tc>
          <w:tcPr>
            <w:tcW w:w="6091" w:type="dxa"/>
          </w:tcPr>
          <w:p w14:paraId="020BFC39" w14:textId="77777777" w:rsidR="00973C7F" w:rsidRPr="0027162A" w:rsidRDefault="00973C7F" w:rsidP="00627E9C">
            <w:pPr>
              <w:jc w:val="both"/>
              <w:rPr>
                <w:b/>
                <w:sz w:val="10"/>
                <w:szCs w:val="10"/>
              </w:rPr>
            </w:pPr>
            <w:r w:rsidRPr="0027162A">
              <w:rPr>
                <w:b/>
                <w:sz w:val="10"/>
                <w:szCs w:val="10"/>
              </w:rPr>
              <w:t>I. Pressão alta</w:t>
            </w:r>
          </w:p>
        </w:tc>
        <w:tc>
          <w:tcPr>
            <w:tcW w:w="1417" w:type="dxa"/>
          </w:tcPr>
          <w:p w14:paraId="20D7D56D" w14:textId="77777777" w:rsidR="00973C7F" w:rsidRPr="0027162A" w:rsidRDefault="00973C7F" w:rsidP="00627E9C">
            <w:pPr>
              <w:jc w:val="both"/>
              <w:rPr>
                <w:b/>
                <w:sz w:val="10"/>
                <w:szCs w:val="10"/>
              </w:rPr>
            </w:pPr>
          </w:p>
        </w:tc>
        <w:tc>
          <w:tcPr>
            <w:tcW w:w="1418" w:type="dxa"/>
          </w:tcPr>
          <w:p w14:paraId="13236B5A" w14:textId="77777777" w:rsidR="00973C7F" w:rsidRPr="0027162A" w:rsidRDefault="00973C7F" w:rsidP="00627E9C">
            <w:pPr>
              <w:jc w:val="both"/>
              <w:rPr>
                <w:b/>
                <w:sz w:val="10"/>
                <w:szCs w:val="10"/>
              </w:rPr>
            </w:pPr>
          </w:p>
        </w:tc>
        <w:tc>
          <w:tcPr>
            <w:tcW w:w="1530" w:type="dxa"/>
          </w:tcPr>
          <w:p w14:paraId="50DA2161" w14:textId="77777777" w:rsidR="00973C7F" w:rsidRPr="0027162A" w:rsidRDefault="00973C7F" w:rsidP="00627E9C">
            <w:pPr>
              <w:jc w:val="both"/>
              <w:rPr>
                <w:b/>
                <w:sz w:val="10"/>
                <w:szCs w:val="10"/>
              </w:rPr>
            </w:pPr>
          </w:p>
        </w:tc>
      </w:tr>
    </w:tbl>
    <w:p w14:paraId="28E875DB" w14:textId="77777777" w:rsidR="00973C7F" w:rsidRPr="0027162A" w:rsidRDefault="00973C7F" w:rsidP="00627E9C">
      <w:pPr>
        <w:rPr>
          <w:b/>
          <w:sz w:val="10"/>
          <w:szCs w:val="10"/>
        </w:rPr>
      </w:pPr>
    </w:p>
    <w:p w14:paraId="78FE08BB" w14:textId="77777777" w:rsidR="00973C7F" w:rsidRPr="0027162A" w:rsidRDefault="00973C7F" w:rsidP="00627E9C">
      <w:pPr>
        <w:rPr>
          <w:b/>
          <w:sz w:val="10"/>
          <w:szCs w:val="10"/>
        </w:rPr>
      </w:pPr>
      <w:r w:rsidRPr="0027162A">
        <w:rPr>
          <w:b/>
          <w:sz w:val="10"/>
          <w:szCs w:val="10"/>
        </w:rPr>
        <w:t>Q44. Você já teve insônia crônica?</w:t>
      </w:r>
    </w:p>
    <w:p w14:paraId="44A1D44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F59D32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No passado </w:t>
      </w:r>
    </w:p>
    <w:p w14:paraId="040668D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Tenho atualmente </w:t>
      </w:r>
    </w:p>
    <w:p w14:paraId="04EFF81D" w14:textId="77777777" w:rsidR="00973C7F" w:rsidRPr="0027162A" w:rsidRDefault="00973C7F" w:rsidP="00627E9C">
      <w:pPr>
        <w:rPr>
          <w:b/>
          <w:sz w:val="10"/>
          <w:szCs w:val="10"/>
        </w:rPr>
      </w:pPr>
    </w:p>
    <w:p w14:paraId="050E3061" w14:textId="77777777" w:rsidR="00973C7F" w:rsidRPr="0027162A" w:rsidRDefault="00973C7F" w:rsidP="00627E9C">
      <w:pPr>
        <w:rPr>
          <w:b/>
          <w:sz w:val="10"/>
          <w:szCs w:val="10"/>
        </w:rPr>
      </w:pPr>
      <w:r w:rsidRPr="0027162A">
        <w:rPr>
          <w:b/>
          <w:sz w:val="10"/>
          <w:szCs w:val="10"/>
        </w:rPr>
        <w:t>Q45. Agora, pensando em sua saúde mental, que inclui estresse, depressão, ansiedade e problemas com emoções, durante os últimos 30 dias, por quantos dias sua saúde mental não é boa?</w:t>
      </w:r>
    </w:p>
    <w:p w14:paraId="0C62A36D" w14:textId="77777777" w:rsidR="00973C7F" w:rsidRPr="0027162A" w:rsidRDefault="00973C7F" w:rsidP="00627E9C">
      <w:pPr>
        <w:rPr>
          <w:sz w:val="10"/>
          <w:szCs w:val="10"/>
        </w:rPr>
      </w:pPr>
      <w:r w:rsidRPr="0027162A">
        <w:rPr>
          <w:sz w:val="10"/>
          <w:szCs w:val="10"/>
        </w:rPr>
        <w:t xml:space="preserve">a: 0 dias </w:t>
      </w:r>
    </w:p>
    <w:p w14:paraId="3F244A30" w14:textId="77777777" w:rsidR="00973C7F" w:rsidRPr="0027162A" w:rsidRDefault="00973C7F" w:rsidP="00627E9C">
      <w:pPr>
        <w:rPr>
          <w:sz w:val="10"/>
          <w:szCs w:val="10"/>
        </w:rPr>
      </w:pPr>
      <w:r w:rsidRPr="0027162A">
        <w:rPr>
          <w:sz w:val="10"/>
          <w:szCs w:val="10"/>
        </w:rPr>
        <w:t>b: 1-3 dias</w:t>
      </w:r>
    </w:p>
    <w:p w14:paraId="6E3EF91D" w14:textId="77777777" w:rsidR="00973C7F" w:rsidRPr="0027162A" w:rsidRDefault="00973C7F" w:rsidP="00627E9C">
      <w:pPr>
        <w:rPr>
          <w:sz w:val="10"/>
          <w:szCs w:val="10"/>
        </w:rPr>
      </w:pPr>
      <w:r w:rsidRPr="0027162A">
        <w:rPr>
          <w:sz w:val="10"/>
          <w:szCs w:val="10"/>
        </w:rPr>
        <w:t xml:space="preserve">c: 4-7 dias </w:t>
      </w:r>
    </w:p>
    <w:p w14:paraId="00E7BA09" w14:textId="77777777" w:rsidR="00973C7F" w:rsidRPr="0027162A" w:rsidRDefault="00973C7F" w:rsidP="00627E9C">
      <w:pPr>
        <w:rPr>
          <w:sz w:val="10"/>
          <w:szCs w:val="10"/>
        </w:rPr>
      </w:pPr>
      <w:r w:rsidRPr="0027162A">
        <w:rPr>
          <w:sz w:val="10"/>
          <w:szCs w:val="10"/>
        </w:rPr>
        <w:t xml:space="preserve">d: 8-15 dias </w:t>
      </w:r>
    </w:p>
    <w:p w14:paraId="54D89F58" w14:textId="77777777" w:rsidR="00973C7F" w:rsidRPr="0027162A" w:rsidRDefault="00973C7F" w:rsidP="00627E9C">
      <w:pPr>
        <w:rPr>
          <w:sz w:val="10"/>
          <w:szCs w:val="10"/>
        </w:rPr>
      </w:pPr>
      <w:r w:rsidRPr="0027162A">
        <w:rPr>
          <w:sz w:val="10"/>
          <w:szCs w:val="10"/>
        </w:rPr>
        <w:t>e: 16-30 dias</w:t>
      </w:r>
    </w:p>
    <w:p w14:paraId="1565D607" w14:textId="77777777" w:rsidR="00973C7F" w:rsidRPr="0027162A" w:rsidRDefault="00973C7F" w:rsidP="00627E9C">
      <w:pPr>
        <w:rPr>
          <w:b/>
          <w:sz w:val="10"/>
          <w:szCs w:val="10"/>
        </w:rPr>
      </w:pPr>
    </w:p>
    <w:p w14:paraId="7ED08E6D" w14:textId="77777777" w:rsidR="00973C7F" w:rsidRPr="0027162A" w:rsidRDefault="00973C7F" w:rsidP="00627E9C">
      <w:pPr>
        <w:rPr>
          <w:b/>
          <w:sz w:val="10"/>
          <w:szCs w:val="10"/>
        </w:rPr>
      </w:pPr>
      <w:r w:rsidRPr="0027162A">
        <w:rPr>
          <w:b/>
          <w:sz w:val="10"/>
          <w:szCs w:val="10"/>
        </w:rPr>
        <w:t>Q46. Com que frequência você sente estresse em relação aos seguintes tópicos?</w:t>
      </w:r>
    </w:p>
    <w:p w14:paraId="21F4DB2B"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1614"/>
        <w:gridCol w:w="716"/>
        <w:gridCol w:w="914"/>
        <w:gridCol w:w="1071"/>
        <w:gridCol w:w="914"/>
        <w:gridCol w:w="1511"/>
        <w:gridCol w:w="1511"/>
        <w:gridCol w:w="809"/>
      </w:tblGrid>
      <w:tr w:rsidR="00973C7F" w:rsidRPr="0027162A" w14:paraId="1E6D18FB" w14:textId="77777777" w:rsidTr="003028A2">
        <w:tc>
          <w:tcPr>
            <w:tcW w:w="1897" w:type="dxa"/>
          </w:tcPr>
          <w:p w14:paraId="4988C5EE" w14:textId="77777777" w:rsidR="00973C7F" w:rsidRPr="0027162A" w:rsidRDefault="00973C7F" w:rsidP="00627E9C">
            <w:pPr>
              <w:jc w:val="both"/>
              <w:rPr>
                <w:b/>
                <w:sz w:val="10"/>
                <w:szCs w:val="10"/>
              </w:rPr>
            </w:pPr>
          </w:p>
        </w:tc>
        <w:tc>
          <w:tcPr>
            <w:tcW w:w="812" w:type="dxa"/>
            <w:shd w:val="clear" w:color="auto" w:fill="0070C0"/>
          </w:tcPr>
          <w:p w14:paraId="1F1E15F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045" w:type="dxa"/>
            <w:shd w:val="clear" w:color="auto" w:fill="0070C0"/>
          </w:tcPr>
          <w:p w14:paraId="603DDB7B"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 (algumas vezes ano ou menos)</w:t>
            </w:r>
          </w:p>
        </w:tc>
        <w:tc>
          <w:tcPr>
            <w:tcW w:w="1231" w:type="dxa"/>
            <w:shd w:val="clear" w:color="auto" w:fill="0070C0"/>
          </w:tcPr>
          <w:p w14:paraId="4019D85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Raramente</w:t>
            </w:r>
          </w:p>
          <w:p w14:paraId="3A8D9FE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 mês ou menos)</w:t>
            </w:r>
          </w:p>
        </w:tc>
        <w:tc>
          <w:tcPr>
            <w:tcW w:w="1045" w:type="dxa"/>
            <w:shd w:val="clear" w:color="auto" w:fill="0070C0"/>
          </w:tcPr>
          <w:p w14:paraId="663D3FE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Às vezes</w:t>
            </w:r>
          </w:p>
          <w:p w14:paraId="56C8937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 ao</w:t>
            </w:r>
          </w:p>
          <w:p w14:paraId="67CD6E2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mês)</w:t>
            </w:r>
          </w:p>
        </w:tc>
        <w:tc>
          <w:tcPr>
            <w:tcW w:w="1753" w:type="dxa"/>
            <w:shd w:val="clear" w:color="auto" w:fill="0070C0"/>
          </w:tcPr>
          <w:p w14:paraId="4F07C40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Frequentemente</w:t>
            </w:r>
          </w:p>
          <w:p w14:paraId="77F8360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w:t>
            </w:r>
          </w:p>
          <w:p w14:paraId="083DA38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1753" w:type="dxa"/>
            <w:shd w:val="clear" w:color="auto" w:fill="0070C0"/>
          </w:tcPr>
          <w:p w14:paraId="3FB83F8D"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Frequentemente</w:t>
            </w:r>
          </w:p>
          <w:p w14:paraId="1A6ACA3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w:t>
            </w:r>
          </w:p>
          <w:p w14:paraId="0DDC1FC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920" w:type="dxa"/>
            <w:shd w:val="clear" w:color="auto" w:fill="0070C0"/>
          </w:tcPr>
          <w:p w14:paraId="50BB1A6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Sempre</w:t>
            </w:r>
          </w:p>
          <w:p w14:paraId="34F10C2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(todo dia)</w:t>
            </w:r>
          </w:p>
        </w:tc>
      </w:tr>
      <w:tr w:rsidR="00973C7F" w:rsidRPr="0027162A" w14:paraId="52EF3D8A" w14:textId="77777777" w:rsidTr="003028A2">
        <w:tc>
          <w:tcPr>
            <w:tcW w:w="1897" w:type="dxa"/>
          </w:tcPr>
          <w:p w14:paraId="5A64079C" w14:textId="77777777" w:rsidR="00973C7F" w:rsidRPr="0027162A" w:rsidRDefault="00973C7F" w:rsidP="00627E9C">
            <w:pPr>
              <w:jc w:val="both"/>
              <w:rPr>
                <w:b/>
                <w:sz w:val="10"/>
                <w:szCs w:val="10"/>
              </w:rPr>
            </w:pPr>
            <w:r w:rsidRPr="0027162A">
              <w:rPr>
                <w:b/>
                <w:sz w:val="10"/>
                <w:szCs w:val="10"/>
              </w:rPr>
              <w:t>A. Sua saúde</w:t>
            </w:r>
          </w:p>
        </w:tc>
        <w:tc>
          <w:tcPr>
            <w:tcW w:w="812" w:type="dxa"/>
          </w:tcPr>
          <w:p w14:paraId="4A84CEE0" w14:textId="77777777" w:rsidR="00973C7F" w:rsidRPr="0027162A" w:rsidRDefault="00973C7F" w:rsidP="00627E9C">
            <w:pPr>
              <w:jc w:val="both"/>
              <w:rPr>
                <w:b/>
                <w:sz w:val="10"/>
                <w:szCs w:val="10"/>
              </w:rPr>
            </w:pPr>
          </w:p>
        </w:tc>
        <w:tc>
          <w:tcPr>
            <w:tcW w:w="1045" w:type="dxa"/>
          </w:tcPr>
          <w:p w14:paraId="64015418" w14:textId="77777777" w:rsidR="00973C7F" w:rsidRPr="0027162A" w:rsidRDefault="00973C7F" w:rsidP="00627E9C">
            <w:pPr>
              <w:jc w:val="both"/>
              <w:rPr>
                <w:b/>
                <w:sz w:val="10"/>
                <w:szCs w:val="10"/>
              </w:rPr>
            </w:pPr>
          </w:p>
        </w:tc>
        <w:tc>
          <w:tcPr>
            <w:tcW w:w="1231" w:type="dxa"/>
          </w:tcPr>
          <w:p w14:paraId="22040C10" w14:textId="77777777" w:rsidR="00973C7F" w:rsidRPr="0027162A" w:rsidRDefault="00973C7F" w:rsidP="00627E9C">
            <w:pPr>
              <w:jc w:val="both"/>
              <w:rPr>
                <w:b/>
                <w:sz w:val="10"/>
                <w:szCs w:val="10"/>
              </w:rPr>
            </w:pPr>
          </w:p>
        </w:tc>
        <w:tc>
          <w:tcPr>
            <w:tcW w:w="1045" w:type="dxa"/>
          </w:tcPr>
          <w:p w14:paraId="104F9882" w14:textId="77777777" w:rsidR="00973C7F" w:rsidRPr="0027162A" w:rsidRDefault="00973C7F" w:rsidP="00627E9C">
            <w:pPr>
              <w:jc w:val="both"/>
              <w:rPr>
                <w:b/>
                <w:sz w:val="10"/>
                <w:szCs w:val="10"/>
              </w:rPr>
            </w:pPr>
          </w:p>
        </w:tc>
        <w:tc>
          <w:tcPr>
            <w:tcW w:w="1753" w:type="dxa"/>
          </w:tcPr>
          <w:p w14:paraId="589A6CC5" w14:textId="77777777" w:rsidR="00973C7F" w:rsidRPr="0027162A" w:rsidRDefault="00973C7F" w:rsidP="00627E9C">
            <w:pPr>
              <w:jc w:val="both"/>
              <w:rPr>
                <w:b/>
                <w:sz w:val="10"/>
                <w:szCs w:val="10"/>
              </w:rPr>
            </w:pPr>
          </w:p>
        </w:tc>
        <w:tc>
          <w:tcPr>
            <w:tcW w:w="1753" w:type="dxa"/>
          </w:tcPr>
          <w:p w14:paraId="374BAE97" w14:textId="77777777" w:rsidR="00973C7F" w:rsidRPr="0027162A" w:rsidRDefault="00973C7F" w:rsidP="00627E9C">
            <w:pPr>
              <w:jc w:val="both"/>
              <w:rPr>
                <w:b/>
                <w:sz w:val="10"/>
                <w:szCs w:val="10"/>
              </w:rPr>
            </w:pPr>
          </w:p>
        </w:tc>
        <w:tc>
          <w:tcPr>
            <w:tcW w:w="920" w:type="dxa"/>
          </w:tcPr>
          <w:p w14:paraId="6D759558" w14:textId="77777777" w:rsidR="00973C7F" w:rsidRPr="0027162A" w:rsidRDefault="00973C7F" w:rsidP="00627E9C">
            <w:pPr>
              <w:jc w:val="both"/>
              <w:rPr>
                <w:b/>
                <w:sz w:val="10"/>
                <w:szCs w:val="10"/>
              </w:rPr>
            </w:pPr>
          </w:p>
        </w:tc>
      </w:tr>
      <w:tr w:rsidR="00973C7F" w:rsidRPr="0027162A" w14:paraId="61BA6723" w14:textId="77777777" w:rsidTr="003028A2">
        <w:tc>
          <w:tcPr>
            <w:tcW w:w="1897" w:type="dxa"/>
          </w:tcPr>
          <w:p w14:paraId="3F18B89D" w14:textId="77777777" w:rsidR="00973C7F" w:rsidRPr="0027162A" w:rsidRDefault="00973C7F" w:rsidP="00627E9C">
            <w:pPr>
              <w:jc w:val="both"/>
              <w:rPr>
                <w:b/>
                <w:sz w:val="10"/>
                <w:szCs w:val="10"/>
              </w:rPr>
            </w:pPr>
            <w:r w:rsidRPr="0027162A">
              <w:rPr>
                <w:b/>
                <w:sz w:val="10"/>
                <w:szCs w:val="10"/>
              </w:rPr>
              <w:t>B. Suas finanças</w:t>
            </w:r>
          </w:p>
        </w:tc>
        <w:tc>
          <w:tcPr>
            <w:tcW w:w="812" w:type="dxa"/>
          </w:tcPr>
          <w:p w14:paraId="326F44F0" w14:textId="77777777" w:rsidR="00973C7F" w:rsidRPr="0027162A" w:rsidRDefault="00973C7F" w:rsidP="00627E9C">
            <w:pPr>
              <w:jc w:val="both"/>
              <w:rPr>
                <w:b/>
                <w:sz w:val="10"/>
                <w:szCs w:val="10"/>
              </w:rPr>
            </w:pPr>
          </w:p>
        </w:tc>
        <w:tc>
          <w:tcPr>
            <w:tcW w:w="1045" w:type="dxa"/>
          </w:tcPr>
          <w:p w14:paraId="71B48639" w14:textId="77777777" w:rsidR="00973C7F" w:rsidRPr="0027162A" w:rsidRDefault="00973C7F" w:rsidP="00627E9C">
            <w:pPr>
              <w:jc w:val="both"/>
              <w:rPr>
                <w:b/>
                <w:sz w:val="10"/>
                <w:szCs w:val="10"/>
              </w:rPr>
            </w:pPr>
          </w:p>
        </w:tc>
        <w:tc>
          <w:tcPr>
            <w:tcW w:w="1231" w:type="dxa"/>
          </w:tcPr>
          <w:p w14:paraId="358E2D26" w14:textId="77777777" w:rsidR="00973C7F" w:rsidRPr="0027162A" w:rsidRDefault="00973C7F" w:rsidP="00627E9C">
            <w:pPr>
              <w:jc w:val="both"/>
              <w:rPr>
                <w:b/>
                <w:sz w:val="10"/>
                <w:szCs w:val="10"/>
              </w:rPr>
            </w:pPr>
          </w:p>
        </w:tc>
        <w:tc>
          <w:tcPr>
            <w:tcW w:w="1045" w:type="dxa"/>
          </w:tcPr>
          <w:p w14:paraId="2A66C8C6" w14:textId="77777777" w:rsidR="00973C7F" w:rsidRPr="0027162A" w:rsidRDefault="00973C7F" w:rsidP="00627E9C">
            <w:pPr>
              <w:jc w:val="both"/>
              <w:rPr>
                <w:b/>
                <w:sz w:val="10"/>
                <w:szCs w:val="10"/>
              </w:rPr>
            </w:pPr>
          </w:p>
        </w:tc>
        <w:tc>
          <w:tcPr>
            <w:tcW w:w="1753" w:type="dxa"/>
          </w:tcPr>
          <w:p w14:paraId="44310FB9" w14:textId="77777777" w:rsidR="00973C7F" w:rsidRPr="0027162A" w:rsidRDefault="00973C7F" w:rsidP="00627E9C">
            <w:pPr>
              <w:jc w:val="both"/>
              <w:rPr>
                <w:b/>
                <w:sz w:val="10"/>
                <w:szCs w:val="10"/>
              </w:rPr>
            </w:pPr>
          </w:p>
        </w:tc>
        <w:tc>
          <w:tcPr>
            <w:tcW w:w="1753" w:type="dxa"/>
          </w:tcPr>
          <w:p w14:paraId="2935041A" w14:textId="77777777" w:rsidR="00973C7F" w:rsidRPr="0027162A" w:rsidRDefault="00973C7F" w:rsidP="00627E9C">
            <w:pPr>
              <w:jc w:val="both"/>
              <w:rPr>
                <w:b/>
                <w:sz w:val="10"/>
                <w:szCs w:val="10"/>
              </w:rPr>
            </w:pPr>
          </w:p>
        </w:tc>
        <w:tc>
          <w:tcPr>
            <w:tcW w:w="920" w:type="dxa"/>
          </w:tcPr>
          <w:p w14:paraId="71EB0F64" w14:textId="77777777" w:rsidR="00973C7F" w:rsidRPr="0027162A" w:rsidRDefault="00973C7F" w:rsidP="00627E9C">
            <w:pPr>
              <w:jc w:val="both"/>
              <w:rPr>
                <w:b/>
                <w:sz w:val="10"/>
                <w:szCs w:val="10"/>
              </w:rPr>
            </w:pPr>
          </w:p>
        </w:tc>
      </w:tr>
      <w:tr w:rsidR="00973C7F" w:rsidRPr="0027162A" w14:paraId="2B00949A" w14:textId="77777777" w:rsidTr="003028A2">
        <w:tc>
          <w:tcPr>
            <w:tcW w:w="1897" w:type="dxa"/>
          </w:tcPr>
          <w:p w14:paraId="471394A3" w14:textId="77777777" w:rsidR="00973C7F" w:rsidRPr="0027162A" w:rsidRDefault="00973C7F" w:rsidP="00627E9C">
            <w:pPr>
              <w:jc w:val="both"/>
              <w:rPr>
                <w:b/>
                <w:sz w:val="10"/>
                <w:szCs w:val="10"/>
              </w:rPr>
            </w:pPr>
            <w:r w:rsidRPr="0027162A">
              <w:rPr>
                <w:b/>
                <w:sz w:val="10"/>
                <w:szCs w:val="10"/>
              </w:rPr>
              <w:t>C. Sua família ou relacionamentos sociais</w:t>
            </w:r>
          </w:p>
        </w:tc>
        <w:tc>
          <w:tcPr>
            <w:tcW w:w="812" w:type="dxa"/>
          </w:tcPr>
          <w:p w14:paraId="553A12C5" w14:textId="77777777" w:rsidR="00973C7F" w:rsidRPr="0027162A" w:rsidRDefault="00973C7F" w:rsidP="00627E9C">
            <w:pPr>
              <w:jc w:val="both"/>
              <w:rPr>
                <w:b/>
                <w:sz w:val="10"/>
                <w:szCs w:val="10"/>
              </w:rPr>
            </w:pPr>
          </w:p>
        </w:tc>
        <w:tc>
          <w:tcPr>
            <w:tcW w:w="1045" w:type="dxa"/>
          </w:tcPr>
          <w:p w14:paraId="2FEEFC70" w14:textId="77777777" w:rsidR="00973C7F" w:rsidRPr="0027162A" w:rsidRDefault="00973C7F" w:rsidP="00627E9C">
            <w:pPr>
              <w:jc w:val="both"/>
              <w:rPr>
                <w:b/>
                <w:sz w:val="10"/>
                <w:szCs w:val="10"/>
              </w:rPr>
            </w:pPr>
          </w:p>
        </w:tc>
        <w:tc>
          <w:tcPr>
            <w:tcW w:w="1231" w:type="dxa"/>
          </w:tcPr>
          <w:p w14:paraId="7E572B9A" w14:textId="77777777" w:rsidR="00973C7F" w:rsidRPr="0027162A" w:rsidRDefault="00973C7F" w:rsidP="00627E9C">
            <w:pPr>
              <w:jc w:val="both"/>
              <w:rPr>
                <w:b/>
                <w:sz w:val="10"/>
                <w:szCs w:val="10"/>
              </w:rPr>
            </w:pPr>
          </w:p>
        </w:tc>
        <w:tc>
          <w:tcPr>
            <w:tcW w:w="1045" w:type="dxa"/>
          </w:tcPr>
          <w:p w14:paraId="7130A7C1" w14:textId="77777777" w:rsidR="00973C7F" w:rsidRPr="0027162A" w:rsidRDefault="00973C7F" w:rsidP="00627E9C">
            <w:pPr>
              <w:jc w:val="both"/>
              <w:rPr>
                <w:b/>
                <w:sz w:val="10"/>
                <w:szCs w:val="10"/>
              </w:rPr>
            </w:pPr>
          </w:p>
        </w:tc>
        <w:tc>
          <w:tcPr>
            <w:tcW w:w="1753" w:type="dxa"/>
          </w:tcPr>
          <w:p w14:paraId="72A09E35" w14:textId="77777777" w:rsidR="00973C7F" w:rsidRPr="0027162A" w:rsidRDefault="00973C7F" w:rsidP="00627E9C">
            <w:pPr>
              <w:jc w:val="both"/>
              <w:rPr>
                <w:b/>
                <w:sz w:val="10"/>
                <w:szCs w:val="10"/>
              </w:rPr>
            </w:pPr>
          </w:p>
        </w:tc>
        <w:tc>
          <w:tcPr>
            <w:tcW w:w="1753" w:type="dxa"/>
          </w:tcPr>
          <w:p w14:paraId="16E24447" w14:textId="77777777" w:rsidR="00973C7F" w:rsidRPr="0027162A" w:rsidRDefault="00973C7F" w:rsidP="00627E9C">
            <w:pPr>
              <w:jc w:val="both"/>
              <w:rPr>
                <w:b/>
                <w:sz w:val="10"/>
                <w:szCs w:val="10"/>
              </w:rPr>
            </w:pPr>
          </w:p>
        </w:tc>
        <w:tc>
          <w:tcPr>
            <w:tcW w:w="920" w:type="dxa"/>
          </w:tcPr>
          <w:p w14:paraId="0162165D" w14:textId="77777777" w:rsidR="00973C7F" w:rsidRPr="0027162A" w:rsidRDefault="00973C7F" w:rsidP="00627E9C">
            <w:pPr>
              <w:jc w:val="both"/>
              <w:rPr>
                <w:b/>
                <w:sz w:val="10"/>
                <w:szCs w:val="10"/>
              </w:rPr>
            </w:pPr>
          </w:p>
        </w:tc>
      </w:tr>
      <w:tr w:rsidR="00973C7F" w:rsidRPr="0027162A" w14:paraId="1ED6178F" w14:textId="77777777" w:rsidTr="003028A2">
        <w:tc>
          <w:tcPr>
            <w:tcW w:w="1897" w:type="dxa"/>
          </w:tcPr>
          <w:p w14:paraId="50518EDE" w14:textId="77777777" w:rsidR="00973C7F" w:rsidRPr="0027162A" w:rsidRDefault="00973C7F" w:rsidP="00627E9C">
            <w:pPr>
              <w:jc w:val="both"/>
              <w:rPr>
                <w:b/>
                <w:sz w:val="10"/>
                <w:szCs w:val="10"/>
              </w:rPr>
            </w:pPr>
            <w:r w:rsidRPr="0027162A">
              <w:rPr>
                <w:b/>
                <w:sz w:val="10"/>
                <w:szCs w:val="10"/>
              </w:rPr>
              <w:t>D. Seu trabalho</w:t>
            </w:r>
          </w:p>
        </w:tc>
        <w:tc>
          <w:tcPr>
            <w:tcW w:w="812" w:type="dxa"/>
          </w:tcPr>
          <w:p w14:paraId="63E2C575" w14:textId="77777777" w:rsidR="00973C7F" w:rsidRPr="0027162A" w:rsidRDefault="00973C7F" w:rsidP="00627E9C">
            <w:pPr>
              <w:jc w:val="both"/>
              <w:rPr>
                <w:bCs/>
                <w:sz w:val="10"/>
                <w:szCs w:val="10"/>
              </w:rPr>
            </w:pPr>
          </w:p>
        </w:tc>
        <w:tc>
          <w:tcPr>
            <w:tcW w:w="1045" w:type="dxa"/>
          </w:tcPr>
          <w:p w14:paraId="0DBE03C1" w14:textId="77777777" w:rsidR="00973C7F" w:rsidRPr="0027162A" w:rsidRDefault="00973C7F" w:rsidP="00627E9C">
            <w:pPr>
              <w:jc w:val="both"/>
              <w:rPr>
                <w:b/>
                <w:sz w:val="10"/>
                <w:szCs w:val="10"/>
              </w:rPr>
            </w:pPr>
          </w:p>
        </w:tc>
        <w:tc>
          <w:tcPr>
            <w:tcW w:w="1231" w:type="dxa"/>
          </w:tcPr>
          <w:p w14:paraId="4DA2CC51" w14:textId="77777777" w:rsidR="00973C7F" w:rsidRPr="0027162A" w:rsidRDefault="00973C7F" w:rsidP="00627E9C">
            <w:pPr>
              <w:jc w:val="both"/>
              <w:rPr>
                <w:b/>
                <w:sz w:val="10"/>
                <w:szCs w:val="10"/>
              </w:rPr>
            </w:pPr>
          </w:p>
        </w:tc>
        <w:tc>
          <w:tcPr>
            <w:tcW w:w="1045" w:type="dxa"/>
          </w:tcPr>
          <w:p w14:paraId="79852B05" w14:textId="77777777" w:rsidR="00973C7F" w:rsidRPr="0027162A" w:rsidRDefault="00973C7F" w:rsidP="00627E9C">
            <w:pPr>
              <w:jc w:val="both"/>
              <w:rPr>
                <w:b/>
                <w:sz w:val="10"/>
                <w:szCs w:val="10"/>
              </w:rPr>
            </w:pPr>
          </w:p>
        </w:tc>
        <w:tc>
          <w:tcPr>
            <w:tcW w:w="1753" w:type="dxa"/>
          </w:tcPr>
          <w:p w14:paraId="04D058BB" w14:textId="77777777" w:rsidR="00973C7F" w:rsidRPr="0027162A" w:rsidRDefault="00973C7F" w:rsidP="00627E9C">
            <w:pPr>
              <w:jc w:val="both"/>
              <w:rPr>
                <w:b/>
                <w:sz w:val="10"/>
                <w:szCs w:val="10"/>
              </w:rPr>
            </w:pPr>
          </w:p>
        </w:tc>
        <w:tc>
          <w:tcPr>
            <w:tcW w:w="1753" w:type="dxa"/>
          </w:tcPr>
          <w:p w14:paraId="47E89F6D" w14:textId="77777777" w:rsidR="00973C7F" w:rsidRPr="0027162A" w:rsidRDefault="00973C7F" w:rsidP="00627E9C">
            <w:pPr>
              <w:jc w:val="both"/>
              <w:rPr>
                <w:b/>
                <w:sz w:val="10"/>
                <w:szCs w:val="10"/>
              </w:rPr>
            </w:pPr>
          </w:p>
        </w:tc>
        <w:tc>
          <w:tcPr>
            <w:tcW w:w="920" w:type="dxa"/>
          </w:tcPr>
          <w:p w14:paraId="4238F9DB" w14:textId="77777777" w:rsidR="00973C7F" w:rsidRPr="0027162A" w:rsidRDefault="00973C7F" w:rsidP="00627E9C">
            <w:pPr>
              <w:jc w:val="both"/>
              <w:rPr>
                <w:b/>
                <w:sz w:val="10"/>
                <w:szCs w:val="10"/>
              </w:rPr>
            </w:pPr>
          </w:p>
        </w:tc>
      </w:tr>
    </w:tbl>
    <w:p w14:paraId="165289FD" w14:textId="77777777" w:rsidR="00973C7F" w:rsidRPr="0027162A" w:rsidRDefault="00973C7F" w:rsidP="00627E9C">
      <w:pPr>
        <w:rPr>
          <w:b/>
          <w:sz w:val="10"/>
          <w:szCs w:val="10"/>
        </w:rPr>
      </w:pPr>
    </w:p>
    <w:p w14:paraId="77847BDC" w14:textId="77777777" w:rsidR="00973C7F" w:rsidRPr="0027162A" w:rsidRDefault="00973C7F" w:rsidP="00627E9C">
      <w:pPr>
        <w:rPr>
          <w:b/>
          <w:sz w:val="10"/>
          <w:szCs w:val="10"/>
        </w:rPr>
      </w:pPr>
      <w:r w:rsidRPr="0027162A">
        <w:rPr>
          <w:b/>
          <w:sz w:val="10"/>
          <w:szCs w:val="10"/>
        </w:rPr>
        <w:t>Q47. Nas últimas 2 semanas, com que frequência você se sentiu incomodado por se sentir para baixo, deprimido ou sem esperança?</w:t>
      </w:r>
    </w:p>
    <w:p w14:paraId="309095A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5CA86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3599C4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670953C3" w14:textId="783720C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75F09381" w14:textId="77777777" w:rsidR="00973C7F" w:rsidRPr="0027162A" w:rsidRDefault="00973C7F" w:rsidP="00627E9C">
      <w:pPr>
        <w:rPr>
          <w:sz w:val="10"/>
          <w:szCs w:val="10"/>
        </w:rPr>
      </w:pPr>
    </w:p>
    <w:p w14:paraId="6BDF3B40" w14:textId="77777777" w:rsidR="00973C7F" w:rsidRPr="0027162A" w:rsidRDefault="00973C7F" w:rsidP="00627E9C">
      <w:pPr>
        <w:rPr>
          <w:b/>
          <w:sz w:val="10"/>
          <w:szCs w:val="10"/>
        </w:rPr>
      </w:pPr>
      <w:r w:rsidRPr="0027162A">
        <w:rPr>
          <w:b/>
          <w:sz w:val="10"/>
          <w:szCs w:val="10"/>
        </w:rPr>
        <w:t>Q48. Nas últimas 2 semanas, com que frequência você foi incomodado por pouco interesse ou prazer em fazer as coisas?</w:t>
      </w:r>
    </w:p>
    <w:p w14:paraId="6DF0F72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Nem um pouco</w:t>
      </w:r>
    </w:p>
    <w:p w14:paraId="5046FC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4E48C03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8025C43" w14:textId="2957C4C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27241AEC" w14:textId="77777777" w:rsidR="00973C7F" w:rsidRPr="0027162A" w:rsidRDefault="00973C7F" w:rsidP="00627E9C">
      <w:pPr>
        <w:rPr>
          <w:sz w:val="10"/>
          <w:szCs w:val="10"/>
        </w:rPr>
      </w:pPr>
    </w:p>
    <w:p w14:paraId="6D9A5A38" w14:textId="77777777" w:rsidR="00973C7F" w:rsidRPr="0027162A" w:rsidRDefault="00973C7F" w:rsidP="00627E9C">
      <w:pPr>
        <w:rPr>
          <w:b/>
          <w:sz w:val="10"/>
          <w:szCs w:val="10"/>
        </w:rPr>
      </w:pPr>
      <w:r w:rsidRPr="0027162A">
        <w:rPr>
          <w:b/>
          <w:sz w:val="10"/>
          <w:szCs w:val="10"/>
        </w:rPr>
        <w:t>Q49. Nas últimas 2 semanas, com que frequência você se sentiu incomodado por se sentir nervoso, ansioso ou no limite?</w:t>
      </w:r>
    </w:p>
    <w:p w14:paraId="5583F5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425CE45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00B0B7A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168301B3" w14:textId="2F299E6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6AAEF157" w14:textId="77777777" w:rsidR="00973C7F" w:rsidRPr="0027162A" w:rsidRDefault="00973C7F" w:rsidP="00627E9C">
      <w:pPr>
        <w:rPr>
          <w:sz w:val="10"/>
          <w:szCs w:val="10"/>
        </w:rPr>
      </w:pPr>
    </w:p>
    <w:p w14:paraId="3AE4FD0E" w14:textId="77777777" w:rsidR="00973C7F" w:rsidRPr="0027162A" w:rsidRDefault="00973C7F" w:rsidP="00627E9C">
      <w:pPr>
        <w:rPr>
          <w:b/>
          <w:sz w:val="10"/>
          <w:szCs w:val="10"/>
        </w:rPr>
      </w:pPr>
      <w:r w:rsidRPr="0027162A">
        <w:rPr>
          <w:b/>
          <w:sz w:val="10"/>
          <w:szCs w:val="10"/>
        </w:rPr>
        <w:t>Q50. Nas últimas 2 semanas, com que frequência você se sentiu incomodado por não conseguir parar ou controlar as preocupações?</w:t>
      </w:r>
    </w:p>
    <w:p w14:paraId="7DCCDCE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744B31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619638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B04DEA7" w14:textId="546D9695"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0B36B543" w14:textId="77777777" w:rsidR="00973C7F" w:rsidRPr="0027162A" w:rsidRDefault="00973C7F" w:rsidP="00627E9C">
      <w:pPr>
        <w:rPr>
          <w:sz w:val="10"/>
          <w:szCs w:val="10"/>
        </w:rPr>
      </w:pPr>
    </w:p>
    <w:p w14:paraId="64DE8D8C" w14:textId="77777777" w:rsidR="00973C7F" w:rsidRPr="0027162A" w:rsidRDefault="00973C7F" w:rsidP="00627E9C">
      <w:pPr>
        <w:rPr>
          <w:b/>
          <w:sz w:val="10"/>
          <w:szCs w:val="10"/>
        </w:rPr>
      </w:pPr>
      <w:r w:rsidRPr="0027162A">
        <w:rPr>
          <w:b/>
          <w:sz w:val="10"/>
          <w:szCs w:val="10"/>
        </w:rPr>
        <w:t>Q51. Em uma semana típica, em quantos dias você faz no mínimo 20 minutos de atividades físicas de alta intensidade? (Atividade de alta intensidade dura pelo menos 10 minutos e aumenta sua frequência cardíaca, você sua e pode fazer você se sentir sem fôlego; exemplos são corrida, ciclismo rápido e levantamento extenuante e contínuo de objetos pesados.)</w:t>
      </w:r>
    </w:p>
    <w:p w14:paraId="48E92EBE" w14:textId="77777777" w:rsidR="00973C7F" w:rsidRPr="0027162A" w:rsidRDefault="00973C7F" w:rsidP="00627E9C">
      <w:pPr>
        <w:rPr>
          <w:bCs/>
          <w:sz w:val="10"/>
          <w:szCs w:val="10"/>
        </w:rPr>
      </w:pPr>
      <w:r w:rsidRPr="0027162A">
        <w:rPr>
          <w:bCs/>
          <w:sz w:val="10"/>
          <w:szCs w:val="10"/>
        </w:rPr>
        <w:t>a: 0 dia</w:t>
      </w:r>
    </w:p>
    <w:p w14:paraId="34B304AB" w14:textId="77777777" w:rsidR="00973C7F" w:rsidRPr="0027162A" w:rsidRDefault="00973C7F" w:rsidP="00627E9C">
      <w:pPr>
        <w:rPr>
          <w:bCs/>
          <w:sz w:val="10"/>
          <w:szCs w:val="10"/>
        </w:rPr>
      </w:pPr>
      <w:r w:rsidRPr="0027162A">
        <w:rPr>
          <w:bCs/>
          <w:sz w:val="10"/>
          <w:szCs w:val="10"/>
        </w:rPr>
        <w:t xml:space="preserve">b: 1 dia </w:t>
      </w:r>
    </w:p>
    <w:p w14:paraId="52C6DF33" w14:textId="77777777" w:rsidR="00973C7F" w:rsidRPr="0027162A" w:rsidRDefault="00973C7F" w:rsidP="00627E9C">
      <w:pPr>
        <w:rPr>
          <w:bCs/>
          <w:sz w:val="10"/>
          <w:szCs w:val="10"/>
        </w:rPr>
      </w:pPr>
      <w:r w:rsidRPr="0027162A">
        <w:rPr>
          <w:bCs/>
          <w:sz w:val="10"/>
          <w:szCs w:val="10"/>
        </w:rPr>
        <w:t>c: 2 dias</w:t>
      </w:r>
    </w:p>
    <w:p w14:paraId="326D8184" w14:textId="77777777" w:rsidR="00973C7F" w:rsidRPr="0027162A" w:rsidRDefault="00973C7F" w:rsidP="00627E9C">
      <w:pPr>
        <w:rPr>
          <w:bCs/>
          <w:sz w:val="10"/>
          <w:szCs w:val="10"/>
        </w:rPr>
      </w:pPr>
      <w:r w:rsidRPr="0027162A">
        <w:rPr>
          <w:bCs/>
          <w:sz w:val="10"/>
          <w:szCs w:val="10"/>
        </w:rPr>
        <w:t xml:space="preserve">d: 3 dias </w:t>
      </w:r>
    </w:p>
    <w:p w14:paraId="2E0E8490" w14:textId="77777777" w:rsidR="00973C7F" w:rsidRPr="0027162A" w:rsidRDefault="00973C7F" w:rsidP="00627E9C">
      <w:pPr>
        <w:rPr>
          <w:bCs/>
          <w:sz w:val="10"/>
          <w:szCs w:val="10"/>
        </w:rPr>
      </w:pPr>
      <w:r w:rsidRPr="0027162A">
        <w:rPr>
          <w:bCs/>
          <w:sz w:val="10"/>
          <w:szCs w:val="10"/>
        </w:rPr>
        <w:t xml:space="preserve">e: 4 dias </w:t>
      </w:r>
    </w:p>
    <w:p w14:paraId="7E005975" w14:textId="77777777" w:rsidR="00973C7F" w:rsidRPr="0027162A" w:rsidRDefault="00973C7F" w:rsidP="00627E9C">
      <w:pPr>
        <w:rPr>
          <w:bCs/>
          <w:sz w:val="10"/>
          <w:szCs w:val="10"/>
        </w:rPr>
      </w:pPr>
      <w:r w:rsidRPr="0027162A">
        <w:rPr>
          <w:bCs/>
          <w:sz w:val="10"/>
          <w:szCs w:val="10"/>
        </w:rPr>
        <w:t xml:space="preserve">f: 5 dias </w:t>
      </w:r>
    </w:p>
    <w:p w14:paraId="6E74D2D7" w14:textId="77777777" w:rsidR="00973C7F" w:rsidRPr="0027162A" w:rsidRDefault="00973C7F" w:rsidP="00627E9C">
      <w:pPr>
        <w:rPr>
          <w:bCs/>
          <w:sz w:val="10"/>
          <w:szCs w:val="10"/>
        </w:rPr>
      </w:pPr>
      <w:r w:rsidRPr="0027162A">
        <w:rPr>
          <w:bCs/>
          <w:sz w:val="10"/>
          <w:szCs w:val="10"/>
        </w:rPr>
        <w:t xml:space="preserve">g: 6 dias </w:t>
      </w:r>
    </w:p>
    <w:p w14:paraId="12C96D55" w14:textId="77777777" w:rsidR="00973C7F" w:rsidRPr="0027162A" w:rsidRDefault="00973C7F" w:rsidP="00627E9C">
      <w:pPr>
        <w:rPr>
          <w:bCs/>
          <w:sz w:val="10"/>
          <w:szCs w:val="10"/>
        </w:rPr>
      </w:pPr>
      <w:r w:rsidRPr="0027162A">
        <w:rPr>
          <w:bCs/>
          <w:sz w:val="10"/>
          <w:szCs w:val="10"/>
        </w:rPr>
        <w:t xml:space="preserve">h: 7 dias </w:t>
      </w:r>
    </w:p>
    <w:p w14:paraId="547406A8" w14:textId="77777777" w:rsidR="00973C7F" w:rsidRPr="0027162A" w:rsidRDefault="00973C7F" w:rsidP="00627E9C">
      <w:pPr>
        <w:rPr>
          <w:b/>
          <w:sz w:val="10"/>
          <w:szCs w:val="10"/>
        </w:rPr>
      </w:pPr>
    </w:p>
    <w:p w14:paraId="02303E64" w14:textId="77777777" w:rsidR="00973C7F" w:rsidRPr="0027162A" w:rsidRDefault="00973C7F" w:rsidP="00627E9C">
      <w:pPr>
        <w:rPr>
          <w:b/>
          <w:sz w:val="10"/>
          <w:szCs w:val="10"/>
        </w:rPr>
      </w:pPr>
      <w:r w:rsidRPr="0027162A">
        <w:rPr>
          <w:b/>
          <w:sz w:val="10"/>
          <w:szCs w:val="10"/>
        </w:rPr>
        <w:t>Q52. Em uma semana típica, quantos dias você tem no mínimo 30 minutos de atividades físicas moderadas? (Atividade de intensidade moderada dura pelo menos 10 minutos e requer mais esforço do que é necessário para tarefas diárias típicas; exemplos são caminhadas rápidas, jardinagem e levantamento de objetos leves.)</w:t>
      </w:r>
    </w:p>
    <w:p w14:paraId="0FD63043" w14:textId="77777777" w:rsidR="00973C7F" w:rsidRPr="0027162A" w:rsidRDefault="00973C7F" w:rsidP="00627E9C">
      <w:pPr>
        <w:rPr>
          <w:bCs/>
          <w:sz w:val="10"/>
          <w:szCs w:val="10"/>
        </w:rPr>
      </w:pPr>
      <w:r w:rsidRPr="0027162A">
        <w:rPr>
          <w:bCs/>
          <w:sz w:val="10"/>
          <w:szCs w:val="10"/>
        </w:rPr>
        <w:t>a: 0 dia</w:t>
      </w:r>
    </w:p>
    <w:p w14:paraId="27063B15" w14:textId="77777777" w:rsidR="00973C7F" w:rsidRPr="0027162A" w:rsidRDefault="00973C7F" w:rsidP="00627E9C">
      <w:pPr>
        <w:rPr>
          <w:bCs/>
          <w:sz w:val="10"/>
          <w:szCs w:val="10"/>
        </w:rPr>
      </w:pPr>
      <w:r w:rsidRPr="0027162A">
        <w:rPr>
          <w:bCs/>
          <w:sz w:val="10"/>
          <w:szCs w:val="10"/>
        </w:rPr>
        <w:t xml:space="preserve">b: 1 dia </w:t>
      </w:r>
    </w:p>
    <w:p w14:paraId="35155CB6" w14:textId="77777777" w:rsidR="00973C7F" w:rsidRPr="0027162A" w:rsidRDefault="00973C7F" w:rsidP="00627E9C">
      <w:pPr>
        <w:rPr>
          <w:bCs/>
          <w:sz w:val="10"/>
          <w:szCs w:val="10"/>
        </w:rPr>
      </w:pPr>
      <w:r w:rsidRPr="0027162A">
        <w:rPr>
          <w:bCs/>
          <w:sz w:val="10"/>
          <w:szCs w:val="10"/>
        </w:rPr>
        <w:t>c: 2 dias</w:t>
      </w:r>
    </w:p>
    <w:p w14:paraId="0F9281EB" w14:textId="77777777" w:rsidR="00973C7F" w:rsidRPr="0027162A" w:rsidRDefault="00973C7F" w:rsidP="00627E9C">
      <w:pPr>
        <w:rPr>
          <w:bCs/>
          <w:sz w:val="10"/>
          <w:szCs w:val="10"/>
        </w:rPr>
      </w:pPr>
      <w:r w:rsidRPr="0027162A">
        <w:rPr>
          <w:bCs/>
          <w:sz w:val="10"/>
          <w:szCs w:val="10"/>
        </w:rPr>
        <w:t xml:space="preserve">d: 3 dias </w:t>
      </w:r>
    </w:p>
    <w:p w14:paraId="028ED902" w14:textId="77777777" w:rsidR="00973C7F" w:rsidRPr="0027162A" w:rsidRDefault="00973C7F" w:rsidP="00627E9C">
      <w:pPr>
        <w:rPr>
          <w:bCs/>
          <w:sz w:val="10"/>
          <w:szCs w:val="10"/>
        </w:rPr>
      </w:pPr>
      <w:r w:rsidRPr="0027162A">
        <w:rPr>
          <w:bCs/>
          <w:sz w:val="10"/>
          <w:szCs w:val="10"/>
        </w:rPr>
        <w:t xml:space="preserve">e: 4 dias </w:t>
      </w:r>
    </w:p>
    <w:p w14:paraId="3D27E3E4" w14:textId="77777777" w:rsidR="00973C7F" w:rsidRPr="0027162A" w:rsidRDefault="00973C7F" w:rsidP="00627E9C">
      <w:pPr>
        <w:rPr>
          <w:bCs/>
          <w:sz w:val="10"/>
          <w:szCs w:val="10"/>
        </w:rPr>
      </w:pPr>
      <w:r w:rsidRPr="0027162A">
        <w:rPr>
          <w:bCs/>
          <w:sz w:val="10"/>
          <w:szCs w:val="10"/>
        </w:rPr>
        <w:t xml:space="preserve">f: 5 dias </w:t>
      </w:r>
    </w:p>
    <w:p w14:paraId="3E5E6438" w14:textId="77777777" w:rsidR="00973C7F" w:rsidRPr="0027162A" w:rsidRDefault="00973C7F" w:rsidP="00627E9C">
      <w:pPr>
        <w:rPr>
          <w:bCs/>
          <w:sz w:val="10"/>
          <w:szCs w:val="10"/>
        </w:rPr>
      </w:pPr>
      <w:r w:rsidRPr="0027162A">
        <w:rPr>
          <w:bCs/>
          <w:sz w:val="10"/>
          <w:szCs w:val="10"/>
        </w:rPr>
        <w:lastRenderedPageBreak/>
        <w:t xml:space="preserve">g: 6 dias </w:t>
      </w:r>
    </w:p>
    <w:p w14:paraId="46378046" w14:textId="77777777" w:rsidR="00973C7F" w:rsidRPr="0027162A" w:rsidRDefault="00973C7F" w:rsidP="00627E9C">
      <w:pPr>
        <w:rPr>
          <w:bCs/>
          <w:sz w:val="10"/>
          <w:szCs w:val="10"/>
        </w:rPr>
      </w:pPr>
      <w:r w:rsidRPr="0027162A">
        <w:rPr>
          <w:bCs/>
          <w:sz w:val="10"/>
          <w:szCs w:val="10"/>
        </w:rPr>
        <w:t xml:space="preserve">h: 7 dias </w:t>
      </w:r>
    </w:p>
    <w:p w14:paraId="5A40E5A7" w14:textId="77777777" w:rsidR="00973C7F" w:rsidRPr="0027162A" w:rsidRDefault="00973C7F" w:rsidP="00627E9C">
      <w:pPr>
        <w:tabs>
          <w:tab w:val="left" w:pos="4680"/>
        </w:tabs>
        <w:rPr>
          <w:sz w:val="10"/>
          <w:szCs w:val="10"/>
        </w:rPr>
      </w:pPr>
      <w:r w:rsidRPr="0027162A">
        <w:rPr>
          <w:sz w:val="10"/>
          <w:szCs w:val="10"/>
        </w:rPr>
        <w:tab/>
      </w:r>
    </w:p>
    <w:p w14:paraId="06B72AE9" w14:textId="77777777" w:rsidR="00973C7F" w:rsidRPr="0027162A" w:rsidRDefault="00973C7F" w:rsidP="00627E9C">
      <w:pPr>
        <w:tabs>
          <w:tab w:val="left" w:pos="4680"/>
        </w:tabs>
        <w:rPr>
          <w:sz w:val="10"/>
          <w:szCs w:val="10"/>
        </w:rPr>
      </w:pPr>
    </w:p>
    <w:p w14:paraId="3BF5EE0F" w14:textId="77777777" w:rsidR="00973C7F" w:rsidRPr="0027162A" w:rsidRDefault="00973C7F" w:rsidP="00627E9C">
      <w:pPr>
        <w:tabs>
          <w:tab w:val="left" w:pos="4680"/>
        </w:tabs>
        <w:rPr>
          <w:b/>
          <w:sz w:val="10"/>
          <w:szCs w:val="10"/>
        </w:rPr>
      </w:pPr>
      <w:r w:rsidRPr="0027162A">
        <w:rPr>
          <w:b/>
          <w:sz w:val="10"/>
          <w:szCs w:val="10"/>
        </w:rPr>
        <w:t>Q53. Você usa algum dos seguintes produtos do tabaco?</w:t>
      </w:r>
    </w:p>
    <w:p w14:paraId="64BA7EE1" w14:textId="77777777" w:rsidR="00973C7F" w:rsidRPr="0027162A" w:rsidRDefault="00973C7F" w:rsidP="00627E9C">
      <w:pPr>
        <w:spacing w:line="240" w:lineRule="auto"/>
        <w:rPr>
          <w:sz w:val="10"/>
          <w:szCs w:val="10"/>
        </w:rPr>
      </w:pPr>
    </w:p>
    <w:tbl>
      <w:tblPr>
        <w:tblStyle w:val="Tabelacomgrade"/>
        <w:tblW w:w="7005" w:type="dxa"/>
        <w:tblLayout w:type="fixed"/>
        <w:tblLook w:val="04A0" w:firstRow="1" w:lastRow="0" w:firstColumn="1" w:lastColumn="0" w:noHBand="0" w:noVBand="1"/>
      </w:tblPr>
      <w:tblGrid>
        <w:gridCol w:w="1495"/>
        <w:gridCol w:w="1378"/>
        <w:gridCol w:w="1378"/>
        <w:gridCol w:w="1376"/>
        <w:gridCol w:w="1378"/>
      </w:tblGrid>
      <w:tr w:rsidR="00973C7F" w:rsidRPr="0027162A" w14:paraId="3528C4A6" w14:textId="77777777" w:rsidTr="00973C7F">
        <w:trPr>
          <w:trHeight w:val="286"/>
        </w:trPr>
        <w:tc>
          <w:tcPr>
            <w:tcW w:w="1495" w:type="dxa"/>
          </w:tcPr>
          <w:p w14:paraId="61A257E0" w14:textId="77777777" w:rsidR="00973C7F" w:rsidRPr="0027162A" w:rsidRDefault="00973C7F" w:rsidP="00627E9C">
            <w:pPr>
              <w:rPr>
                <w:sz w:val="10"/>
                <w:szCs w:val="10"/>
              </w:rPr>
            </w:pPr>
          </w:p>
        </w:tc>
        <w:tc>
          <w:tcPr>
            <w:tcW w:w="1378" w:type="dxa"/>
            <w:shd w:val="clear" w:color="auto" w:fill="0070C0"/>
          </w:tcPr>
          <w:p w14:paraId="2C1219E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1378" w:type="dxa"/>
            <w:shd w:val="clear" w:color="auto" w:fill="0070C0"/>
          </w:tcPr>
          <w:p w14:paraId="4D793BA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 Não mais</w:t>
            </w:r>
          </w:p>
        </w:tc>
        <w:tc>
          <w:tcPr>
            <w:tcW w:w="1376" w:type="dxa"/>
            <w:shd w:val="clear" w:color="auto" w:fill="0070C0"/>
          </w:tcPr>
          <w:p w14:paraId="3EF1D24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Alguns dias</w:t>
            </w:r>
          </w:p>
        </w:tc>
        <w:tc>
          <w:tcPr>
            <w:tcW w:w="1378" w:type="dxa"/>
            <w:shd w:val="clear" w:color="auto" w:fill="0070C0"/>
          </w:tcPr>
          <w:p w14:paraId="5E1DB80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Diariamente</w:t>
            </w:r>
          </w:p>
        </w:tc>
      </w:tr>
      <w:tr w:rsidR="00973C7F" w:rsidRPr="0027162A" w14:paraId="53567D02" w14:textId="77777777" w:rsidTr="00973C7F">
        <w:trPr>
          <w:trHeight w:val="264"/>
        </w:trPr>
        <w:tc>
          <w:tcPr>
            <w:tcW w:w="1495" w:type="dxa"/>
          </w:tcPr>
          <w:p w14:paraId="780CD650" w14:textId="77777777" w:rsidR="00973C7F" w:rsidRPr="0027162A" w:rsidRDefault="00973C7F" w:rsidP="00627E9C">
            <w:pPr>
              <w:rPr>
                <w:rStyle w:val="y2iqfc"/>
                <w:b/>
                <w:sz w:val="10"/>
                <w:szCs w:val="10"/>
                <w:lang w:val="pt-PT"/>
              </w:rPr>
            </w:pPr>
            <w:r w:rsidRPr="0027162A">
              <w:rPr>
                <w:rStyle w:val="y2iqfc"/>
                <w:b/>
                <w:sz w:val="10"/>
                <w:szCs w:val="10"/>
                <w:lang w:val="pt-PT"/>
              </w:rPr>
              <w:t>A. Cigarros</w:t>
            </w:r>
          </w:p>
        </w:tc>
        <w:tc>
          <w:tcPr>
            <w:tcW w:w="1378" w:type="dxa"/>
          </w:tcPr>
          <w:p w14:paraId="1F86BC3E" w14:textId="77777777" w:rsidR="00973C7F" w:rsidRPr="0027162A" w:rsidRDefault="00973C7F" w:rsidP="00627E9C">
            <w:pPr>
              <w:rPr>
                <w:sz w:val="10"/>
                <w:szCs w:val="10"/>
              </w:rPr>
            </w:pPr>
          </w:p>
        </w:tc>
        <w:tc>
          <w:tcPr>
            <w:tcW w:w="1378" w:type="dxa"/>
          </w:tcPr>
          <w:p w14:paraId="0EF04FB2" w14:textId="77777777" w:rsidR="00973C7F" w:rsidRPr="0027162A" w:rsidRDefault="00973C7F" w:rsidP="00627E9C">
            <w:pPr>
              <w:rPr>
                <w:sz w:val="10"/>
                <w:szCs w:val="10"/>
              </w:rPr>
            </w:pPr>
          </w:p>
        </w:tc>
        <w:tc>
          <w:tcPr>
            <w:tcW w:w="1376" w:type="dxa"/>
          </w:tcPr>
          <w:p w14:paraId="342E29D8" w14:textId="77777777" w:rsidR="00973C7F" w:rsidRPr="0027162A" w:rsidRDefault="00973C7F" w:rsidP="00627E9C">
            <w:pPr>
              <w:rPr>
                <w:sz w:val="10"/>
                <w:szCs w:val="10"/>
              </w:rPr>
            </w:pPr>
          </w:p>
        </w:tc>
        <w:tc>
          <w:tcPr>
            <w:tcW w:w="1378" w:type="dxa"/>
          </w:tcPr>
          <w:p w14:paraId="6A081690" w14:textId="77777777" w:rsidR="00973C7F" w:rsidRPr="0027162A" w:rsidRDefault="00973C7F" w:rsidP="00627E9C">
            <w:pPr>
              <w:rPr>
                <w:sz w:val="10"/>
                <w:szCs w:val="10"/>
              </w:rPr>
            </w:pPr>
          </w:p>
        </w:tc>
      </w:tr>
      <w:tr w:rsidR="00973C7F" w:rsidRPr="0027162A" w14:paraId="66E994B3" w14:textId="77777777" w:rsidTr="00973C7F">
        <w:trPr>
          <w:trHeight w:val="276"/>
        </w:trPr>
        <w:tc>
          <w:tcPr>
            <w:tcW w:w="1495" w:type="dxa"/>
          </w:tcPr>
          <w:p w14:paraId="3806A8BE" w14:textId="77777777" w:rsidR="00973C7F" w:rsidRPr="0027162A" w:rsidRDefault="00973C7F" w:rsidP="00627E9C">
            <w:pPr>
              <w:rPr>
                <w:rStyle w:val="y2iqfc"/>
                <w:b/>
                <w:sz w:val="10"/>
                <w:szCs w:val="10"/>
                <w:lang w:val="pt-PT"/>
              </w:rPr>
            </w:pPr>
            <w:r w:rsidRPr="0027162A">
              <w:rPr>
                <w:rStyle w:val="y2iqfc"/>
                <w:b/>
                <w:sz w:val="10"/>
                <w:szCs w:val="10"/>
                <w:lang w:val="pt-PT"/>
              </w:rPr>
              <w:t>B. Charutos</w:t>
            </w:r>
          </w:p>
        </w:tc>
        <w:tc>
          <w:tcPr>
            <w:tcW w:w="1378" w:type="dxa"/>
          </w:tcPr>
          <w:p w14:paraId="728453E4" w14:textId="77777777" w:rsidR="00973C7F" w:rsidRPr="0027162A" w:rsidRDefault="00973C7F" w:rsidP="00627E9C">
            <w:pPr>
              <w:rPr>
                <w:sz w:val="10"/>
                <w:szCs w:val="10"/>
              </w:rPr>
            </w:pPr>
          </w:p>
        </w:tc>
        <w:tc>
          <w:tcPr>
            <w:tcW w:w="1378" w:type="dxa"/>
          </w:tcPr>
          <w:p w14:paraId="59934DFC" w14:textId="77777777" w:rsidR="00973C7F" w:rsidRPr="0027162A" w:rsidRDefault="00973C7F" w:rsidP="00627E9C">
            <w:pPr>
              <w:rPr>
                <w:sz w:val="10"/>
                <w:szCs w:val="10"/>
              </w:rPr>
            </w:pPr>
          </w:p>
        </w:tc>
        <w:tc>
          <w:tcPr>
            <w:tcW w:w="1376" w:type="dxa"/>
          </w:tcPr>
          <w:p w14:paraId="032395A4" w14:textId="77777777" w:rsidR="00973C7F" w:rsidRPr="0027162A" w:rsidRDefault="00973C7F" w:rsidP="00627E9C">
            <w:pPr>
              <w:rPr>
                <w:sz w:val="10"/>
                <w:szCs w:val="10"/>
              </w:rPr>
            </w:pPr>
          </w:p>
        </w:tc>
        <w:tc>
          <w:tcPr>
            <w:tcW w:w="1378" w:type="dxa"/>
          </w:tcPr>
          <w:p w14:paraId="073066EF" w14:textId="77777777" w:rsidR="00973C7F" w:rsidRPr="0027162A" w:rsidRDefault="00973C7F" w:rsidP="00627E9C">
            <w:pPr>
              <w:rPr>
                <w:sz w:val="10"/>
                <w:szCs w:val="10"/>
              </w:rPr>
            </w:pPr>
          </w:p>
        </w:tc>
      </w:tr>
      <w:tr w:rsidR="00973C7F" w:rsidRPr="0027162A" w14:paraId="473309DC" w14:textId="77777777" w:rsidTr="00973C7F">
        <w:trPr>
          <w:trHeight w:val="264"/>
        </w:trPr>
        <w:tc>
          <w:tcPr>
            <w:tcW w:w="1495" w:type="dxa"/>
          </w:tcPr>
          <w:p w14:paraId="29FA7880" w14:textId="77777777" w:rsidR="00973C7F" w:rsidRPr="0027162A" w:rsidRDefault="00973C7F" w:rsidP="00627E9C">
            <w:pPr>
              <w:rPr>
                <w:rStyle w:val="y2iqfc"/>
                <w:b/>
                <w:sz w:val="10"/>
                <w:szCs w:val="10"/>
                <w:lang w:val="pt-PT"/>
              </w:rPr>
            </w:pPr>
            <w:r w:rsidRPr="0027162A">
              <w:rPr>
                <w:rStyle w:val="y2iqfc"/>
                <w:b/>
                <w:sz w:val="10"/>
                <w:szCs w:val="10"/>
                <w:lang w:val="pt-PT"/>
              </w:rPr>
              <w:t>C. Cachimbo</w:t>
            </w:r>
          </w:p>
        </w:tc>
        <w:tc>
          <w:tcPr>
            <w:tcW w:w="1378" w:type="dxa"/>
          </w:tcPr>
          <w:p w14:paraId="08ED9D1F" w14:textId="77777777" w:rsidR="00973C7F" w:rsidRPr="0027162A" w:rsidRDefault="00973C7F" w:rsidP="00627E9C">
            <w:pPr>
              <w:rPr>
                <w:sz w:val="10"/>
                <w:szCs w:val="10"/>
              </w:rPr>
            </w:pPr>
          </w:p>
        </w:tc>
        <w:tc>
          <w:tcPr>
            <w:tcW w:w="1378" w:type="dxa"/>
          </w:tcPr>
          <w:p w14:paraId="1EB160D7" w14:textId="77777777" w:rsidR="00973C7F" w:rsidRPr="0027162A" w:rsidRDefault="00973C7F" w:rsidP="00627E9C">
            <w:pPr>
              <w:rPr>
                <w:sz w:val="10"/>
                <w:szCs w:val="10"/>
              </w:rPr>
            </w:pPr>
          </w:p>
        </w:tc>
        <w:tc>
          <w:tcPr>
            <w:tcW w:w="1376" w:type="dxa"/>
          </w:tcPr>
          <w:p w14:paraId="15DCE2E3" w14:textId="77777777" w:rsidR="00973C7F" w:rsidRPr="0027162A" w:rsidRDefault="00973C7F" w:rsidP="00627E9C">
            <w:pPr>
              <w:rPr>
                <w:sz w:val="10"/>
                <w:szCs w:val="10"/>
              </w:rPr>
            </w:pPr>
          </w:p>
        </w:tc>
        <w:tc>
          <w:tcPr>
            <w:tcW w:w="1378" w:type="dxa"/>
          </w:tcPr>
          <w:p w14:paraId="55F8DC94" w14:textId="77777777" w:rsidR="00973C7F" w:rsidRPr="0027162A" w:rsidRDefault="00973C7F" w:rsidP="00627E9C">
            <w:pPr>
              <w:rPr>
                <w:sz w:val="10"/>
                <w:szCs w:val="10"/>
              </w:rPr>
            </w:pPr>
          </w:p>
        </w:tc>
      </w:tr>
      <w:tr w:rsidR="00973C7F" w:rsidRPr="0027162A" w14:paraId="6454B041" w14:textId="77777777" w:rsidTr="00973C7F">
        <w:trPr>
          <w:trHeight w:val="264"/>
        </w:trPr>
        <w:tc>
          <w:tcPr>
            <w:tcW w:w="1495" w:type="dxa"/>
          </w:tcPr>
          <w:p w14:paraId="0C0E0C93" w14:textId="77777777" w:rsidR="00973C7F" w:rsidRPr="0027162A" w:rsidRDefault="00973C7F" w:rsidP="00627E9C">
            <w:pPr>
              <w:rPr>
                <w:rStyle w:val="y2iqfc"/>
                <w:b/>
                <w:sz w:val="10"/>
                <w:szCs w:val="10"/>
                <w:lang w:val="pt-PT"/>
              </w:rPr>
            </w:pPr>
            <w:r w:rsidRPr="0027162A">
              <w:rPr>
                <w:rStyle w:val="y2iqfc"/>
                <w:b/>
                <w:sz w:val="10"/>
                <w:szCs w:val="10"/>
                <w:lang w:val="pt-PT"/>
              </w:rPr>
              <w:t>D. Tabaco sem fumaça</w:t>
            </w:r>
          </w:p>
        </w:tc>
        <w:tc>
          <w:tcPr>
            <w:tcW w:w="1378" w:type="dxa"/>
          </w:tcPr>
          <w:p w14:paraId="12051A1A" w14:textId="77777777" w:rsidR="00973C7F" w:rsidRPr="0027162A" w:rsidRDefault="00973C7F" w:rsidP="00627E9C">
            <w:pPr>
              <w:rPr>
                <w:sz w:val="10"/>
                <w:szCs w:val="10"/>
              </w:rPr>
            </w:pPr>
          </w:p>
        </w:tc>
        <w:tc>
          <w:tcPr>
            <w:tcW w:w="1378" w:type="dxa"/>
          </w:tcPr>
          <w:p w14:paraId="68C721D9" w14:textId="77777777" w:rsidR="00973C7F" w:rsidRPr="0027162A" w:rsidRDefault="00973C7F" w:rsidP="00627E9C">
            <w:pPr>
              <w:rPr>
                <w:sz w:val="10"/>
                <w:szCs w:val="10"/>
              </w:rPr>
            </w:pPr>
          </w:p>
        </w:tc>
        <w:tc>
          <w:tcPr>
            <w:tcW w:w="1376" w:type="dxa"/>
          </w:tcPr>
          <w:p w14:paraId="3A6A69D5" w14:textId="77777777" w:rsidR="00973C7F" w:rsidRPr="0027162A" w:rsidRDefault="00973C7F" w:rsidP="00627E9C">
            <w:pPr>
              <w:rPr>
                <w:sz w:val="10"/>
                <w:szCs w:val="10"/>
              </w:rPr>
            </w:pPr>
          </w:p>
        </w:tc>
        <w:tc>
          <w:tcPr>
            <w:tcW w:w="1378" w:type="dxa"/>
          </w:tcPr>
          <w:p w14:paraId="1F6AEEB7" w14:textId="77777777" w:rsidR="00973C7F" w:rsidRPr="0027162A" w:rsidRDefault="00973C7F" w:rsidP="00627E9C">
            <w:pPr>
              <w:rPr>
                <w:sz w:val="10"/>
                <w:szCs w:val="10"/>
              </w:rPr>
            </w:pPr>
          </w:p>
        </w:tc>
      </w:tr>
      <w:tr w:rsidR="00973C7F" w:rsidRPr="0027162A" w14:paraId="05F27D27" w14:textId="77777777" w:rsidTr="00973C7F">
        <w:trPr>
          <w:trHeight w:val="264"/>
        </w:trPr>
        <w:tc>
          <w:tcPr>
            <w:tcW w:w="1495" w:type="dxa"/>
          </w:tcPr>
          <w:p w14:paraId="1FFA9C49" w14:textId="77777777" w:rsidR="00973C7F" w:rsidRPr="0027162A" w:rsidRDefault="00973C7F" w:rsidP="00627E9C">
            <w:pPr>
              <w:rPr>
                <w:b/>
                <w:sz w:val="10"/>
                <w:szCs w:val="10"/>
              </w:rPr>
            </w:pPr>
            <w:r w:rsidRPr="0027162A">
              <w:rPr>
                <w:rStyle w:val="y2iqfc"/>
                <w:b/>
                <w:sz w:val="10"/>
                <w:szCs w:val="10"/>
                <w:lang w:val="pt-PT"/>
              </w:rPr>
              <w:t>E. Cigarros eletrônicos</w:t>
            </w:r>
          </w:p>
        </w:tc>
        <w:tc>
          <w:tcPr>
            <w:tcW w:w="1378" w:type="dxa"/>
          </w:tcPr>
          <w:p w14:paraId="6C4A5ADC" w14:textId="77777777" w:rsidR="00973C7F" w:rsidRPr="0027162A" w:rsidRDefault="00973C7F" w:rsidP="00627E9C">
            <w:pPr>
              <w:rPr>
                <w:sz w:val="10"/>
                <w:szCs w:val="10"/>
              </w:rPr>
            </w:pPr>
          </w:p>
        </w:tc>
        <w:tc>
          <w:tcPr>
            <w:tcW w:w="1378" w:type="dxa"/>
          </w:tcPr>
          <w:p w14:paraId="7B8C888E" w14:textId="77777777" w:rsidR="00973C7F" w:rsidRPr="0027162A" w:rsidRDefault="00973C7F" w:rsidP="00627E9C">
            <w:pPr>
              <w:rPr>
                <w:sz w:val="10"/>
                <w:szCs w:val="10"/>
              </w:rPr>
            </w:pPr>
          </w:p>
        </w:tc>
        <w:tc>
          <w:tcPr>
            <w:tcW w:w="1376" w:type="dxa"/>
          </w:tcPr>
          <w:p w14:paraId="595F994F" w14:textId="77777777" w:rsidR="00973C7F" w:rsidRPr="0027162A" w:rsidRDefault="00973C7F" w:rsidP="00627E9C">
            <w:pPr>
              <w:rPr>
                <w:sz w:val="10"/>
                <w:szCs w:val="10"/>
              </w:rPr>
            </w:pPr>
          </w:p>
        </w:tc>
        <w:tc>
          <w:tcPr>
            <w:tcW w:w="1378" w:type="dxa"/>
          </w:tcPr>
          <w:p w14:paraId="438950ED" w14:textId="77777777" w:rsidR="00973C7F" w:rsidRPr="0027162A" w:rsidRDefault="00973C7F" w:rsidP="00627E9C">
            <w:pPr>
              <w:rPr>
                <w:sz w:val="10"/>
                <w:szCs w:val="10"/>
              </w:rPr>
            </w:pPr>
          </w:p>
        </w:tc>
      </w:tr>
    </w:tbl>
    <w:p w14:paraId="42B7E79B" w14:textId="77777777" w:rsidR="00973C7F" w:rsidRPr="0027162A" w:rsidRDefault="00973C7F" w:rsidP="00627E9C">
      <w:pPr>
        <w:tabs>
          <w:tab w:val="left" w:pos="4680"/>
        </w:tabs>
        <w:rPr>
          <w:b/>
          <w:sz w:val="10"/>
          <w:szCs w:val="10"/>
        </w:rPr>
      </w:pPr>
    </w:p>
    <w:p w14:paraId="243D061E" w14:textId="77777777" w:rsidR="00973C7F" w:rsidRPr="0027162A" w:rsidRDefault="00973C7F" w:rsidP="00627E9C">
      <w:pPr>
        <w:tabs>
          <w:tab w:val="left" w:pos="4680"/>
        </w:tabs>
        <w:rPr>
          <w:b/>
          <w:sz w:val="10"/>
          <w:szCs w:val="10"/>
        </w:rPr>
      </w:pPr>
      <w:r w:rsidRPr="0027162A">
        <w:rPr>
          <w:b/>
          <w:sz w:val="10"/>
          <w:szCs w:val="10"/>
        </w:rPr>
        <w:t>Q54. Quantas doses de bebidas alcoólicas você toma em uma semana típica? (Uma bebida = uma cerveja, copo de vinho, dose de licor ou bebida mista.)</w:t>
      </w:r>
    </w:p>
    <w:p w14:paraId="54207A73" w14:textId="77777777" w:rsidR="00973C7F" w:rsidRPr="0027162A" w:rsidRDefault="00973C7F" w:rsidP="00627E9C">
      <w:pPr>
        <w:tabs>
          <w:tab w:val="left" w:pos="4680"/>
        </w:tabs>
        <w:rPr>
          <w:bCs/>
          <w:sz w:val="10"/>
          <w:szCs w:val="10"/>
        </w:rPr>
      </w:pPr>
      <w:r w:rsidRPr="0027162A">
        <w:rPr>
          <w:bCs/>
          <w:sz w:val="10"/>
          <w:szCs w:val="10"/>
        </w:rPr>
        <w:t xml:space="preserve">a: 0 doses </w:t>
      </w:r>
    </w:p>
    <w:p w14:paraId="7D06678A" w14:textId="77777777" w:rsidR="00973C7F" w:rsidRPr="0027162A" w:rsidRDefault="00973C7F" w:rsidP="00627E9C">
      <w:pPr>
        <w:tabs>
          <w:tab w:val="left" w:pos="4680"/>
        </w:tabs>
        <w:rPr>
          <w:bCs/>
          <w:sz w:val="10"/>
          <w:szCs w:val="10"/>
        </w:rPr>
      </w:pPr>
      <w:r w:rsidRPr="0027162A">
        <w:rPr>
          <w:bCs/>
          <w:sz w:val="10"/>
          <w:szCs w:val="10"/>
        </w:rPr>
        <w:t xml:space="preserve">b: 1 dose </w:t>
      </w:r>
    </w:p>
    <w:p w14:paraId="79BF0A32" w14:textId="77777777" w:rsidR="00973C7F" w:rsidRPr="0027162A" w:rsidRDefault="00973C7F" w:rsidP="00627E9C">
      <w:pPr>
        <w:tabs>
          <w:tab w:val="left" w:pos="4680"/>
        </w:tabs>
        <w:rPr>
          <w:bCs/>
          <w:sz w:val="10"/>
          <w:szCs w:val="10"/>
        </w:rPr>
      </w:pPr>
      <w:r w:rsidRPr="0027162A">
        <w:rPr>
          <w:bCs/>
          <w:sz w:val="10"/>
          <w:szCs w:val="10"/>
        </w:rPr>
        <w:t xml:space="preserve">c: 2-3 doses </w:t>
      </w:r>
    </w:p>
    <w:p w14:paraId="30F7241D" w14:textId="77777777" w:rsidR="00973C7F" w:rsidRPr="0027162A" w:rsidRDefault="00973C7F" w:rsidP="00627E9C">
      <w:pPr>
        <w:tabs>
          <w:tab w:val="left" w:pos="4680"/>
        </w:tabs>
        <w:rPr>
          <w:bCs/>
          <w:sz w:val="10"/>
          <w:szCs w:val="10"/>
        </w:rPr>
      </w:pPr>
      <w:r w:rsidRPr="0027162A">
        <w:rPr>
          <w:bCs/>
          <w:sz w:val="10"/>
          <w:szCs w:val="10"/>
        </w:rPr>
        <w:t xml:space="preserve">d: 4-5 doses </w:t>
      </w:r>
    </w:p>
    <w:p w14:paraId="1431416F" w14:textId="77777777" w:rsidR="00973C7F" w:rsidRPr="0027162A" w:rsidRDefault="00973C7F" w:rsidP="00627E9C">
      <w:pPr>
        <w:tabs>
          <w:tab w:val="left" w:pos="4680"/>
        </w:tabs>
        <w:rPr>
          <w:bCs/>
          <w:sz w:val="10"/>
          <w:szCs w:val="10"/>
        </w:rPr>
      </w:pPr>
      <w:r w:rsidRPr="0027162A">
        <w:rPr>
          <w:bCs/>
          <w:sz w:val="10"/>
          <w:szCs w:val="10"/>
        </w:rPr>
        <w:t>e: &gt; 6 doses</w:t>
      </w:r>
    </w:p>
    <w:p w14:paraId="40A7EB15" w14:textId="77777777" w:rsidR="00973C7F" w:rsidRPr="0027162A" w:rsidRDefault="00973C7F" w:rsidP="00627E9C">
      <w:pPr>
        <w:tabs>
          <w:tab w:val="left" w:pos="4680"/>
        </w:tabs>
        <w:rPr>
          <w:b/>
          <w:sz w:val="10"/>
          <w:szCs w:val="10"/>
        </w:rPr>
      </w:pPr>
    </w:p>
    <w:p w14:paraId="04F26178" w14:textId="77777777" w:rsidR="00973C7F" w:rsidRPr="0027162A" w:rsidRDefault="00973C7F" w:rsidP="00627E9C">
      <w:pPr>
        <w:tabs>
          <w:tab w:val="left" w:pos="4680"/>
        </w:tabs>
        <w:rPr>
          <w:b/>
          <w:sz w:val="10"/>
          <w:szCs w:val="10"/>
        </w:rPr>
      </w:pPr>
      <w:r w:rsidRPr="0027162A">
        <w:rPr>
          <w:b/>
          <w:sz w:val="10"/>
          <w:szCs w:val="10"/>
        </w:rPr>
        <w:t>Q55. Durante o ano passado, com que frequência você bebeu mais de quatro drinques se for homem, ou mais de três drinques se você for mulher, em um único dia? (Uma bebida = uma cerveja, copo de vinho, dose de licor ou bebida mista.)</w:t>
      </w:r>
    </w:p>
    <w:p w14:paraId="6191EE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3667DCB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Uma vez (1 dia) </w:t>
      </w:r>
    </w:p>
    <w:p w14:paraId="498B5C0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Algumas vezes (2 ou 3 dias) </w:t>
      </w:r>
    </w:p>
    <w:p w14:paraId="10DAF50A" w14:textId="6D559A68"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Frequentemente (mais de 3 dias) </w:t>
      </w:r>
    </w:p>
    <w:p w14:paraId="6CA7FE5B" w14:textId="77777777" w:rsidR="00973C7F" w:rsidRPr="0027162A" w:rsidRDefault="00973C7F" w:rsidP="00627E9C">
      <w:pPr>
        <w:tabs>
          <w:tab w:val="left" w:pos="4680"/>
        </w:tabs>
        <w:rPr>
          <w:b/>
          <w:sz w:val="10"/>
          <w:szCs w:val="10"/>
        </w:rPr>
      </w:pPr>
      <w:r w:rsidRPr="0027162A">
        <w:rPr>
          <w:b/>
          <w:sz w:val="10"/>
          <w:szCs w:val="10"/>
        </w:rPr>
        <w:t>Q56. Pense nos alimentos que fazem parte de sua dieta normal. Quantas porções de frutas e vegetais você ingere em um dia normal? (Uma porção é qualquer um dos seguintes: 1 xícara de folhas verdes cruas [do tamanho de um punho pequeno]; 1⁄</w:t>
      </w:r>
      <w:proofErr w:type="gramStart"/>
      <w:r w:rsidRPr="0027162A">
        <w:rPr>
          <w:b/>
          <w:sz w:val="10"/>
          <w:szCs w:val="10"/>
        </w:rPr>
        <w:t>2 xícara</w:t>
      </w:r>
      <w:proofErr w:type="gramEnd"/>
      <w:r w:rsidRPr="0027162A">
        <w:rPr>
          <w:b/>
          <w:sz w:val="10"/>
          <w:szCs w:val="10"/>
        </w:rPr>
        <w:t xml:space="preserve"> de outros vegetais [cozidos ou crus]; 1 pedaço médio de fruta [do tamanho de uma bola de beisebol]; 1/2 xícara de frutas picadas, cozidas ou enlatadas; ou 3⁄4 xícara de suco de vegetais ou frutas.)</w:t>
      </w:r>
    </w:p>
    <w:p w14:paraId="03D5C8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porção </w:t>
      </w:r>
    </w:p>
    <w:p w14:paraId="3B6C11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 porção </w:t>
      </w:r>
    </w:p>
    <w:p w14:paraId="3BDBCE1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2 porções –</w:t>
      </w:r>
    </w:p>
    <w:p w14:paraId="7A7EA4B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3 porções </w:t>
      </w:r>
    </w:p>
    <w:p w14:paraId="6782088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 porções </w:t>
      </w:r>
    </w:p>
    <w:p w14:paraId="028EDDAC" w14:textId="08117FBF"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5 ou mais porções </w:t>
      </w:r>
    </w:p>
    <w:p w14:paraId="225E7A10" w14:textId="77777777" w:rsidR="00973C7F" w:rsidRPr="0027162A" w:rsidRDefault="00973C7F" w:rsidP="00627E9C">
      <w:pPr>
        <w:tabs>
          <w:tab w:val="left" w:pos="4680"/>
        </w:tabs>
        <w:rPr>
          <w:sz w:val="10"/>
          <w:szCs w:val="10"/>
        </w:rPr>
      </w:pPr>
    </w:p>
    <w:p w14:paraId="3DDAB7CC" w14:textId="77777777" w:rsidR="00973C7F" w:rsidRPr="0027162A" w:rsidRDefault="00973C7F" w:rsidP="00627E9C">
      <w:pPr>
        <w:tabs>
          <w:tab w:val="left" w:pos="4680"/>
        </w:tabs>
        <w:rPr>
          <w:b/>
          <w:sz w:val="10"/>
          <w:szCs w:val="10"/>
        </w:rPr>
      </w:pPr>
      <w:r w:rsidRPr="0027162A">
        <w:rPr>
          <w:b/>
          <w:sz w:val="10"/>
          <w:szCs w:val="10"/>
        </w:rPr>
        <w:t>Q57. Quantas horas de sono você costuma ter à noite? Se você é um trabalhador por turnos, quantos horas de sono você tem por dia?</w:t>
      </w:r>
    </w:p>
    <w:p w14:paraId="0AC9DC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 ou menos horas </w:t>
      </w:r>
    </w:p>
    <w:p w14:paraId="7D15B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7 horas </w:t>
      </w:r>
    </w:p>
    <w:p w14:paraId="448D047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8 horas </w:t>
      </w:r>
    </w:p>
    <w:p w14:paraId="70F2162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9 ou mais horas </w:t>
      </w:r>
    </w:p>
    <w:p w14:paraId="124817AE" w14:textId="77777777" w:rsidR="00973C7F" w:rsidRPr="0027162A" w:rsidRDefault="00973C7F" w:rsidP="00627E9C">
      <w:pPr>
        <w:tabs>
          <w:tab w:val="left" w:pos="4680"/>
        </w:tabs>
        <w:rPr>
          <w:sz w:val="10"/>
          <w:szCs w:val="10"/>
        </w:rPr>
      </w:pPr>
    </w:p>
    <w:p w14:paraId="72C13577" w14:textId="77777777" w:rsidR="00973C7F" w:rsidRPr="0027162A" w:rsidRDefault="00973C7F" w:rsidP="00627E9C">
      <w:pPr>
        <w:tabs>
          <w:tab w:val="left" w:pos="4680"/>
        </w:tabs>
        <w:rPr>
          <w:b/>
          <w:sz w:val="10"/>
          <w:szCs w:val="10"/>
        </w:rPr>
      </w:pPr>
      <w:r w:rsidRPr="0027162A">
        <w:rPr>
          <w:b/>
          <w:sz w:val="10"/>
          <w:szCs w:val="10"/>
        </w:rPr>
        <w:t>Q58. Nos últimos 7 dias, com que frequência você se sentiu sonolento no trabalho?</w:t>
      </w:r>
    </w:p>
    <w:p w14:paraId="792D0C7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504423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Raramente </w:t>
      </w:r>
    </w:p>
    <w:p w14:paraId="610CD96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Às vezes </w:t>
      </w:r>
    </w:p>
    <w:p w14:paraId="44FC6C7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Normalmente </w:t>
      </w:r>
    </w:p>
    <w:p w14:paraId="22D96E8A" w14:textId="1D7D69B8"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Sempre </w:t>
      </w:r>
    </w:p>
    <w:p w14:paraId="6F4D6A45" w14:textId="77777777" w:rsidR="00973C7F" w:rsidRPr="0027162A" w:rsidRDefault="00973C7F" w:rsidP="00627E9C">
      <w:pPr>
        <w:tabs>
          <w:tab w:val="left" w:pos="4680"/>
        </w:tabs>
        <w:rPr>
          <w:sz w:val="10"/>
          <w:szCs w:val="10"/>
        </w:rPr>
      </w:pPr>
    </w:p>
    <w:p w14:paraId="0A727A27" w14:textId="77777777" w:rsidR="00973C7F" w:rsidRPr="0027162A" w:rsidRDefault="00973C7F" w:rsidP="00627E9C">
      <w:pPr>
        <w:tabs>
          <w:tab w:val="left" w:pos="4680"/>
        </w:tabs>
        <w:rPr>
          <w:b/>
          <w:sz w:val="10"/>
          <w:szCs w:val="10"/>
        </w:rPr>
      </w:pPr>
      <w:r w:rsidRPr="0027162A">
        <w:rPr>
          <w:b/>
          <w:sz w:val="10"/>
          <w:szCs w:val="10"/>
        </w:rPr>
        <w:t>Q59. Por causa de uma condição física, mental ou emocional, você tem sérias dificuldades em se concentrar, lembrar ou tomar decisões?</w:t>
      </w:r>
    </w:p>
    <w:p w14:paraId="64C4F1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727A31F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54DB3F1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7A116E3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09BEFC2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condição </w:t>
      </w:r>
    </w:p>
    <w:p w14:paraId="7EDCC792" w14:textId="77777777" w:rsidR="00973C7F" w:rsidRPr="0027162A" w:rsidRDefault="00973C7F" w:rsidP="00627E9C">
      <w:pPr>
        <w:tabs>
          <w:tab w:val="left" w:pos="4680"/>
        </w:tabs>
        <w:rPr>
          <w:b/>
          <w:sz w:val="10"/>
          <w:szCs w:val="10"/>
        </w:rPr>
      </w:pPr>
    </w:p>
    <w:p w14:paraId="76E136F4" w14:textId="77777777" w:rsidR="00973C7F" w:rsidRPr="0027162A" w:rsidRDefault="00973C7F" w:rsidP="00627E9C">
      <w:pPr>
        <w:tabs>
          <w:tab w:val="left" w:pos="4680"/>
        </w:tabs>
        <w:rPr>
          <w:b/>
          <w:sz w:val="10"/>
          <w:szCs w:val="10"/>
        </w:rPr>
      </w:pPr>
      <w:r w:rsidRPr="0027162A">
        <w:rPr>
          <w:b/>
          <w:sz w:val="10"/>
          <w:szCs w:val="10"/>
        </w:rPr>
        <w:t>Q60. Você está limitado no tipo ou quantidade de trabalho que pode executar, por causa de um problema físico, mental ou emocional?</w:t>
      </w:r>
    </w:p>
    <w:p w14:paraId="390625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3BE6F5B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266E097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666DB76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1A20D0F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problema </w:t>
      </w:r>
    </w:p>
    <w:p w14:paraId="77FD6D91" w14:textId="77777777" w:rsidR="00973C7F" w:rsidRPr="0027162A" w:rsidRDefault="00973C7F" w:rsidP="00627E9C">
      <w:pPr>
        <w:tabs>
          <w:tab w:val="left" w:pos="4680"/>
        </w:tabs>
        <w:rPr>
          <w:sz w:val="10"/>
          <w:szCs w:val="10"/>
        </w:rPr>
      </w:pPr>
    </w:p>
    <w:p w14:paraId="50614BB6" w14:textId="77777777" w:rsidR="00973C7F" w:rsidRPr="0027162A" w:rsidRDefault="00973C7F" w:rsidP="00627E9C">
      <w:pPr>
        <w:tabs>
          <w:tab w:val="left" w:pos="4680"/>
        </w:tabs>
        <w:rPr>
          <w:b/>
          <w:sz w:val="10"/>
          <w:szCs w:val="10"/>
        </w:rPr>
      </w:pPr>
      <w:r w:rsidRPr="0027162A">
        <w:rPr>
          <w:b/>
          <w:sz w:val="10"/>
          <w:szCs w:val="10"/>
        </w:rPr>
        <w:t>Q61. No mês passado…</w:t>
      </w:r>
    </w:p>
    <w:p w14:paraId="3FA25EA8" w14:textId="77777777" w:rsidR="00973C7F" w:rsidRPr="0027162A" w:rsidRDefault="00973C7F" w:rsidP="00627E9C">
      <w:pPr>
        <w:spacing w:line="240" w:lineRule="auto"/>
        <w:rPr>
          <w:sz w:val="10"/>
          <w:szCs w:val="10"/>
        </w:rPr>
      </w:pPr>
    </w:p>
    <w:p w14:paraId="53162F31" w14:textId="77777777" w:rsidR="00973C7F" w:rsidRPr="0027162A" w:rsidRDefault="00973C7F" w:rsidP="00627E9C">
      <w:pPr>
        <w:spacing w:line="240" w:lineRule="auto"/>
        <w:rPr>
          <w:sz w:val="10"/>
          <w:szCs w:val="10"/>
        </w:rPr>
      </w:pPr>
    </w:p>
    <w:tbl>
      <w:tblPr>
        <w:tblStyle w:val="Tabelacomgrade"/>
        <w:tblW w:w="9399" w:type="dxa"/>
        <w:tblInd w:w="-5" w:type="dxa"/>
        <w:tblLayout w:type="fixed"/>
        <w:tblLook w:val="04A0" w:firstRow="1" w:lastRow="0" w:firstColumn="1" w:lastColumn="0" w:noHBand="0" w:noVBand="1"/>
      </w:tblPr>
      <w:tblGrid>
        <w:gridCol w:w="1742"/>
        <w:gridCol w:w="873"/>
        <w:gridCol w:w="848"/>
        <w:gridCol w:w="1122"/>
        <w:gridCol w:w="1522"/>
        <w:gridCol w:w="1123"/>
        <w:gridCol w:w="1222"/>
        <w:gridCol w:w="947"/>
      </w:tblGrid>
      <w:tr w:rsidR="00973C7F" w:rsidRPr="0027162A" w14:paraId="49F32691" w14:textId="77777777" w:rsidTr="00973C7F">
        <w:trPr>
          <w:trHeight w:val="673"/>
        </w:trPr>
        <w:tc>
          <w:tcPr>
            <w:tcW w:w="1742" w:type="dxa"/>
          </w:tcPr>
          <w:p w14:paraId="151D54AD" w14:textId="77777777" w:rsidR="00973C7F" w:rsidRPr="0027162A" w:rsidRDefault="00973C7F" w:rsidP="00627E9C">
            <w:pPr>
              <w:rPr>
                <w:sz w:val="10"/>
                <w:szCs w:val="10"/>
              </w:rPr>
            </w:pPr>
          </w:p>
        </w:tc>
        <w:tc>
          <w:tcPr>
            <w:tcW w:w="873" w:type="dxa"/>
            <w:shd w:val="clear" w:color="auto" w:fill="0070C0"/>
          </w:tcPr>
          <w:p w14:paraId="21463D9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848" w:type="dxa"/>
            <w:shd w:val="clear" w:color="auto" w:fill="0070C0"/>
          </w:tcPr>
          <w:p w14:paraId="1EB50A3E"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(1 vez por mês)</w:t>
            </w:r>
          </w:p>
        </w:tc>
        <w:tc>
          <w:tcPr>
            <w:tcW w:w="1122" w:type="dxa"/>
            <w:shd w:val="clear" w:color="auto" w:fill="0070C0"/>
          </w:tcPr>
          <w:p w14:paraId="2256BE33"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semana ou menos)</w:t>
            </w:r>
          </w:p>
        </w:tc>
        <w:tc>
          <w:tcPr>
            <w:tcW w:w="1522" w:type="dxa"/>
            <w:shd w:val="clear" w:color="auto" w:fill="0070C0"/>
          </w:tcPr>
          <w:p w14:paraId="74CB5D8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na semana)</w:t>
            </w:r>
          </w:p>
        </w:tc>
        <w:tc>
          <w:tcPr>
            <w:tcW w:w="1123" w:type="dxa"/>
            <w:shd w:val="clear" w:color="auto" w:fill="0070C0"/>
          </w:tcPr>
          <w:p w14:paraId="38D0DED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dia)</w:t>
            </w:r>
          </w:p>
        </w:tc>
        <w:tc>
          <w:tcPr>
            <w:tcW w:w="1222" w:type="dxa"/>
            <w:shd w:val="clear" w:color="auto" w:fill="0070C0"/>
          </w:tcPr>
          <w:p w14:paraId="40009D51"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w:t>
            </w:r>
          </w:p>
          <w:p w14:paraId="729FF866"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w:t>
            </w:r>
          </w:p>
        </w:tc>
        <w:tc>
          <w:tcPr>
            <w:tcW w:w="947" w:type="dxa"/>
            <w:shd w:val="clear" w:color="auto" w:fill="0070C0"/>
          </w:tcPr>
          <w:p w14:paraId="7E09684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(todas as horas)</w:t>
            </w:r>
          </w:p>
        </w:tc>
      </w:tr>
      <w:tr w:rsidR="00973C7F" w:rsidRPr="0027162A" w14:paraId="29E90091" w14:textId="77777777" w:rsidTr="00973C7F">
        <w:trPr>
          <w:trHeight w:val="220"/>
        </w:trPr>
        <w:tc>
          <w:tcPr>
            <w:tcW w:w="1742" w:type="dxa"/>
          </w:tcPr>
          <w:p w14:paraId="101B655E" w14:textId="77777777" w:rsidR="00973C7F" w:rsidRPr="0027162A" w:rsidRDefault="00973C7F" w:rsidP="00627E9C">
            <w:pPr>
              <w:jc w:val="both"/>
              <w:rPr>
                <w:rStyle w:val="y2iqfc"/>
                <w:b/>
                <w:sz w:val="10"/>
                <w:szCs w:val="10"/>
                <w:lang w:val="pt-PT"/>
              </w:rPr>
            </w:pPr>
            <w:r w:rsidRPr="0027162A">
              <w:rPr>
                <w:rStyle w:val="y2iqfc"/>
                <w:b/>
                <w:sz w:val="10"/>
                <w:szCs w:val="10"/>
                <w:lang w:val="pt-PT"/>
              </w:rPr>
              <w:t>A. Com que frequência você não se concentrou suficientemente em seu trabalho?</w:t>
            </w:r>
          </w:p>
          <w:p w14:paraId="060C6EB7" w14:textId="77777777" w:rsidR="00973C7F" w:rsidRPr="0027162A" w:rsidRDefault="00973C7F" w:rsidP="00627E9C">
            <w:pPr>
              <w:jc w:val="both"/>
              <w:rPr>
                <w:rStyle w:val="y2iqfc"/>
                <w:b/>
                <w:sz w:val="10"/>
                <w:szCs w:val="10"/>
                <w:lang w:val="pt-PT"/>
              </w:rPr>
            </w:pPr>
          </w:p>
        </w:tc>
        <w:tc>
          <w:tcPr>
            <w:tcW w:w="873" w:type="dxa"/>
          </w:tcPr>
          <w:p w14:paraId="2600125D" w14:textId="77777777" w:rsidR="00973C7F" w:rsidRPr="0027162A" w:rsidRDefault="00973C7F" w:rsidP="00627E9C">
            <w:pPr>
              <w:rPr>
                <w:sz w:val="10"/>
                <w:szCs w:val="10"/>
              </w:rPr>
            </w:pPr>
          </w:p>
        </w:tc>
        <w:tc>
          <w:tcPr>
            <w:tcW w:w="848" w:type="dxa"/>
          </w:tcPr>
          <w:p w14:paraId="6BCD2FE2" w14:textId="77777777" w:rsidR="00973C7F" w:rsidRPr="0027162A" w:rsidRDefault="00973C7F" w:rsidP="00627E9C">
            <w:pPr>
              <w:rPr>
                <w:sz w:val="10"/>
                <w:szCs w:val="10"/>
              </w:rPr>
            </w:pPr>
          </w:p>
        </w:tc>
        <w:tc>
          <w:tcPr>
            <w:tcW w:w="1122" w:type="dxa"/>
          </w:tcPr>
          <w:p w14:paraId="39B2D07C" w14:textId="77777777" w:rsidR="00973C7F" w:rsidRPr="0027162A" w:rsidRDefault="00973C7F" w:rsidP="00627E9C">
            <w:pPr>
              <w:rPr>
                <w:sz w:val="10"/>
                <w:szCs w:val="10"/>
              </w:rPr>
            </w:pPr>
          </w:p>
        </w:tc>
        <w:tc>
          <w:tcPr>
            <w:tcW w:w="1522" w:type="dxa"/>
          </w:tcPr>
          <w:p w14:paraId="1BF507BB" w14:textId="77777777" w:rsidR="00973C7F" w:rsidRPr="0027162A" w:rsidRDefault="00973C7F" w:rsidP="00627E9C">
            <w:pPr>
              <w:rPr>
                <w:sz w:val="10"/>
                <w:szCs w:val="10"/>
              </w:rPr>
            </w:pPr>
          </w:p>
        </w:tc>
        <w:tc>
          <w:tcPr>
            <w:tcW w:w="1123" w:type="dxa"/>
          </w:tcPr>
          <w:p w14:paraId="22364CE1" w14:textId="77777777" w:rsidR="00973C7F" w:rsidRPr="0027162A" w:rsidRDefault="00973C7F" w:rsidP="00627E9C">
            <w:pPr>
              <w:rPr>
                <w:sz w:val="10"/>
                <w:szCs w:val="10"/>
              </w:rPr>
            </w:pPr>
          </w:p>
        </w:tc>
        <w:tc>
          <w:tcPr>
            <w:tcW w:w="1222" w:type="dxa"/>
          </w:tcPr>
          <w:p w14:paraId="18301335" w14:textId="77777777" w:rsidR="00973C7F" w:rsidRPr="0027162A" w:rsidRDefault="00973C7F" w:rsidP="00627E9C">
            <w:pPr>
              <w:rPr>
                <w:sz w:val="10"/>
                <w:szCs w:val="10"/>
              </w:rPr>
            </w:pPr>
          </w:p>
        </w:tc>
        <w:tc>
          <w:tcPr>
            <w:tcW w:w="947" w:type="dxa"/>
          </w:tcPr>
          <w:p w14:paraId="075D85F7" w14:textId="77777777" w:rsidR="00973C7F" w:rsidRPr="0027162A" w:rsidRDefault="00973C7F" w:rsidP="00627E9C">
            <w:pPr>
              <w:rPr>
                <w:sz w:val="10"/>
                <w:szCs w:val="10"/>
              </w:rPr>
            </w:pPr>
          </w:p>
        </w:tc>
      </w:tr>
      <w:tr w:rsidR="00973C7F" w:rsidRPr="0027162A" w14:paraId="56BF240F" w14:textId="77777777" w:rsidTr="00973C7F">
        <w:trPr>
          <w:trHeight w:val="230"/>
        </w:trPr>
        <w:tc>
          <w:tcPr>
            <w:tcW w:w="1742" w:type="dxa"/>
          </w:tcPr>
          <w:p w14:paraId="6AC7781D" w14:textId="77777777" w:rsidR="00973C7F" w:rsidRPr="0027162A" w:rsidRDefault="00973C7F" w:rsidP="00627E9C">
            <w:pPr>
              <w:jc w:val="both"/>
              <w:rPr>
                <w:rStyle w:val="y2iqfc"/>
                <w:b/>
                <w:sz w:val="10"/>
                <w:szCs w:val="10"/>
                <w:lang w:val="pt-PT"/>
              </w:rPr>
            </w:pPr>
            <w:r w:rsidRPr="0027162A">
              <w:rPr>
                <w:rStyle w:val="y2iqfc"/>
                <w:b/>
                <w:sz w:val="10"/>
                <w:szCs w:val="10"/>
                <w:lang w:val="pt-PT"/>
              </w:rPr>
              <w:t>B. Com que frequência você se viu não trabalhando cuidadosamente como deveria?</w:t>
            </w:r>
          </w:p>
          <w:p w14:paraId="0157EEA5" w14:textId="77777777" w:rsidR="00973C7F" w:rsidRPr="0027162A" w:rsidRDefault="00973C7F" w:rsidP="00627E9C">
            <w:pPr>
              <w:jc w:val="both"/>
              <w:rPr>
                <w:rStyle w:val="y2iqfc"/>
                <w:b/>
                <w:sz w:val="10"/>
                <w:szCs w:val="10"/>
                <w:lang w:val="pt-PT"/>
              </w:rPr>
            </w:pPr>
          </w:p>
        </w:tc>
        <w:tc>
          <w:tcPr>
            <w:tcW w:w="873" w:type="dxa"/>
          </w:tcPr>
          <w:p w14:paraId="256AD808" w14:textId="77777777" w:rsidR="00973C7F" w:rsidRPr="0027162A" w:rsidRDefault="00973C7F" w:rsidP="00627E9C">
            <w:pPr>
              <w:rPr>
                <w:sz w:val="10"/>
                <w:szCs w:val="10"/>
              </w:rPr>
            </w:pPr>
          </w:p>
        </w:tc>
        <w:tc>
          <w:tcPr>
            <w:tcW w:w="848" w:type="dxa"/>
          </w:tcPr>
          <w:p w14:paraId="0EEE6534" w14:textId="77777777" w:rsidR="00973C7F" w:rsidRPr="0027162A" w:rsidRDefault="00973C7F" w:rsidP="00627E9C">
            <w:pPr>
              <w:rPr>
                <w:sz w:val="10"/>
                <w:szCs w:val="10"/>
              </w:rPr>
            </w:pPr>
          </w:p>
        </w:tc>
        <w:tc>
          <w:tcPr>
            <w:tcW w:w="1122" w:type="dxa"/>
          </w:tcPr>
          <w:p w14:paraId="6AAD4701" w14:textId="77777777" w:rsidR="00973C7F" w:rsidRPr="0027162A" w:rsidRDefault="00973C7F" w:rsidP="00627E9C">
            <w:pPr>
              <w:rPr>
                <w:sz w:val="10"/>
                <w:szCs w:val="10"/>
              </w:rPr>
            </w:pPr>
          </w:p>
        </w:tc>
        <w:tc>
          <w:tcPr>
            <w:tcW w:w="1522" w:type="dxa"/>
          </w:tcPr>
          <w:p w14:paraId="1489E205" w14:textId="77777777" w:rsidR="00973C7F" w:rsidRPr="0027162A" w:rsidRDefault="00973C7F" w:rsidP="00627E9C">
            <w:pPr>
              <w:rPr>
                <w:sz w:val="10"/>
                <w:szCs w:val="10"/>
              </w:rPr>
            </w:pPr>
          </w:p>
        </w:tc>
        <w:tc>
          <w:tcPr>
            <w:tcW w:w="1123" w:type="dxa"/>
          </w:tcPr>
          <w:p w14:paraId="08B0A426" w14:textId="77777777" w:rsidR="00973C7F" w:rsidRPr="0027162A" w:rsidRDefault="00973C7F" w:rsidP="00627E9C">
            <w:pPr>
              <w:rPr>
                <w:sz w:val="10"/>
                <w:szCs w:val="10"/>
              </w:rPr>
            </w:pPr>
          </w:p>
        </w:tc>
        <w:tc>
          <w:tcPr>
            <w:tcW w:w="1222" w:type="dxa"/>
          </w:tcPr>
          <w:p w14:paraId="7B960078" w14:textId="77777777" w:rsidR="00973C7F" w:rsidRPr="0027162A" w:rsidRDefault="00973C7F" w:rsidP="00627E9C">
            <w:pPr>
              <w:rPr>
                <w:sz w:val="10"/>
                <w:szCs w:val="10"/>
              </w:rPr>
            </w:pPr>
          </w:p>
        </w:tc>
        <w:tc>
          <w:tcPr>
            <w:tcW w:w="947" w:type="dxa"/>
          </w:tcPr>
          <w:p w14:paraId="449D046A" w14:textId="77777777" w:rsidR="00973C7F" w:rsidRPr="0027162A" w:rsidRDefault="00973C7F" w:rsidP="00627E9C">
            <w:pPr>
              <w:rPr>
                <w:sz w:val="10"/>
                <w:szCs w:val="10"/>
              </w:rPr>
            </w:pPr>
          </w:p>
        </w:tc>
      </w:tr>
      <w:tr w:rsidR="00973C7F" w:rsidRPr="0027162A" w14:paraId="38068A52" w14:textId="77777777" w:rsidTr="00973C7F">
        <w:trPr>
          <w:trHeight w:val="220"/>
        </w:trPr>
        <w:tc>
          <w:tcPr>
            <w:tcW w:w="1742" w:type="dxa"/>
          </w:tcPr>
          <w:p w14:paraId="7DD72D36" w14:textId="77777777" w:rsidR="00973C7F" w:rsidRPr="0027162A" w:rsidRDefault="00973C7F" w:rsidP="00627E9C">
            <w:pPr>
              <w:jc w:val="both"/>
              <w:rPr>
                <w:rStyle w:val="y2iqfc"/>
                <w:b/>
                <w:sz w:val="10"/>
                <w:szCs w:val="10"/>
                <w:lang w:val="pt-PT"/>
              </w:rPr>
            </w:pPr>
            <w:r w:rsidRPr="0027162A">
              <w:rPr>
                <w:rStyle w:val="y2iqfc"/>
                <w:b/>
                <w:sz w:val="10"/>
                <w:szCs w:val="10"/>
                <w:lang w:val="pt-PT"/>
              </w:rPr>
              <w:t>C. Com que frequência você não trabalhou nos horários em que deveria estar trabalhando?</w:t>
            </w:r>
          </w:p>
        </w:tc>
        <w:tc>
          <w:tcPr>
            <w:tcW w:w="873" w:type="dxa"/>
          </w:tcPr>
          <w:p w14:paraId="42EE61AF" w14:textId="77777777" w:rsidR="00973C7F" w:rsidRPr="0027162A" w:rsidRDefault="00973C7F" w:rsidP="00627E9C">
            <w:pPr>
              <w:rPr>
                <w:sz w:val="10"/>
                <w:szCs w:val="10"/>
              </w:rPr>
            </w:pPr>
          </w:p>
        </w:tc>
        <w:tc>
          <w:tcPr>
            <w:tcW w:w="848" w:type="dxa"/>
          </w:tcPr>
          <w:p w14:paraId="4E265429" w14:textId="77777777" w:rsidR="00973C7F" w:rsidRPr="0027162A" w:rsidRDefault="00973C7F" w:rsidP="00627E9C">
            <w:pPr>
              <w:rPr>
                <w:sz w:val="10"/>
                <w:szCs w:val="10"/>
              </w:rPr>
            </w:pPr>
          </w:p>
        </w:tc>
        <w:tc>
          <w:tcPr>
            <w:tcW w:w="1122" w:type="dxa"/>
          </w:tcPr>
          <w:p w14:paraId="2F777DB7" w14:textId="77777777" w:rsidR="00973C7F" w:rsidRPr="0027162A" w:rsidRDefault="00973C7F" w:rsidP="00627E9C">
            <w:pPr>
              <w:rPr>
                <w:sz w:val="10"/>
                <w:szCs w:val="10"/>
              </w:rPr>
            </w:pPr>
          </w:p>
        </w:tc>
        <w:tc>
          <w:tcPr>
            <w:tcW w:w="1522" w:type="dxa"/>
          </w:tcPr>
          <w:p w14:paraId="161EA0A3" w14:textId="77777777" w:rsidR="00973C7F" w:rsidRPr="0027162A" w:rsidRDefault="00973C7F" w:rsidP="00627E9C">
            <w:pPr>
              <w:rPr>
                <w:sz w:val="10"/>
                <w:szCs w:val="10"/>
              </w:rPr>
            </w:pPr>
          </w:p>
        </w:tc>
        <w:tc>
          <w:tcPr>
            <w:tcW w:w="1123" w:type="dxa"/>
          </w:tcPr>
          <w:p w14:paraId="300547CF" w14:textId="77777777" w:rsidR="00973C7F" w:rsidRPr="0027162A" w:rsidRDefault="00973C7F" w:rsidP="00627E9C">
            <w:pPr>
              <w:rPr>
                <w:sz w:val="10"/>
                <w:szCs w:val="10"/>
              </w:rPr>
            </w:pPr>
          </w:p>
        </w:tc>
        <w:tc>
          <w:tcPr>
            <w:tcW w:w="1222" w:type="dxa"/>
          </w:tcPr>
          <w:p w14:paraId="55A0ABB0" w14:textId="77777777" w:rsidR="00973C7F" w:rsidRPr="0027162A" w:rsidRDefault="00973C7F" w:rsidP="00627E9C">
            <w:pPr>
              <w:rPr>
                <w:sz w:val="10"/>
                <w:szCs w:val="10"/>
              </w:rPr>
            </w:pPr>
          </w:p>
        </w:tc>
        <w:tc>
          <w:tcPr>
            <w:tcW w:w="947" w:type="dxa"/>
          </w:tcPr>
          <w:p w14:paraId="0FE75076" w14:textId="77777777" w:rsidR="00973C7F" w:rsidRPr="0027162A" w:rsidRDefault="00973C7F" w:rsidP="00627E9C">
            <w:pPr>
              <w:rPr>
                <w:sz w:val="10"/>
                <w:szCs w:val="10"/>
              </w:rPr>
            </w:pPr>
          </w:p>
        </w:tc>
      </w:tr>
      <w:tr w:rsidR="00973C7F" w:rsidRPr="0027162A" w14:paraId="5AB8D273" w14:textId="77777777" w:rsidTr="00973C7F">
        <w:trPr>
          <w:trHeight w:val="220"/>
        </w:trPr>
        <w:tc>
          <w:tcPr>
            <w:tcW w:w="1742" w:type="dxa"/>
          </w:tcPr>
          <w:p w14:paraId="6DF54241" w14:textId="77777777" w:rsidR="00973C7F" w:rsidRPr="0027162A" w:rsidRDefault="00973C7F" w:rsidP="00627E9C">
            <w:pPr>
              <w:jc w:val="both"/>
              <w:rPr>
                <w:b/>
                <w:sz w:val="10"/>
                <w:szCs w:val="10"/>
              </w:rPr>
            </w:pPr>
            <w:r w:rsidRPr="0027162A">
              <w:rPr>
                <w:rStyle w:val="y2iqfc"/>
                <w:b/>
                <w:sz w:val="10"/>
                <w:szCs w:val="10"/>
                <w:lang w:val="pt-PT"/>
              </w:rPr>
              <w:t>D. Com que frequência você desempenhou menos do que outros trabalhadores?</w:t>
            </w:r>
          </w:p>
          <w:p w14:paraId="74FBA8FA" w14:textId="77777777" w:rsidR="00973C7F" w:rsidRPr="0027162A" w:rsidRDefault="00973C7F" w:rsidP="00627E9C">
            <w:pPr>
              <w:jc w:val="both"/>
              <w:rPr>
                <w:rStyle w:val="y2iqfc"/>
                <w:b/>
                <w:sz w:val="10"/>
                <w:szCs w:val="10"/>
              </w:rPr>
            </w:pPr>
          </w:p>
        </w:tc>
        <w:tc>
          <w:tcPr>
            <w:tcW w:w="873" w:type="dxa"/>
          </w:tcPr>
          <w:p w14:paraId="758E7847" w14:textId="77777777" w:rsidR="00973C7F" w:rsidRPr="0027162A" w:rsidRDefault="00973C7F" w:rsidP="00627E9C">
            <w:pPr>
              <w:rPr>
                <w:sz w:val="10"/>
                <w:szCs w:val="10"/>
              </w:rPr>
            </w:pPr>
          </w:p>
        </w:tc>
        <w:tc>
          <w:tcPr>
            <w:tcW w:w="848" w:type="dxa"/>
          </w:tcPr>
          <w:p w14:paraId="75A92690" w14:textId="77777777" w:rsidR="00973C7F" w:rsidRPr="0027162A" w:rsidRDefault="00973C7F" w:rsidP="00627E9C">
            <w:pPr>
              <w:rPr>
                <w:sz w:val="10"/>
                <w:szCs w:val="10"/>
              </w:rPr>
            </w:pPr>
          </w:p>
        </w:tc>
        <w:tc>
          <w:tcPr>
            <w:tcW w:w="1122" w:type="dxa"/>
          </w:tcPr>
          <w:p w14:paraId="75395C5E" w14:textId="77777777" w:rsidR="00973C7F" w:rsidRPr="0027162A" w:rsidRDefault="00973C7F" w:rsidP="00627E9C">
            <w:pPr>
              <w:rPr>
                <w:sz w:val="10"/>
                <w:szCs w:val="10"/>
              </w:rPr>
            </w:pPr>
          </w:p>
        </w:tc>
        <w:tc>
          <w:tcPr>
            <w:tcW w:w="1522" w:type="dxa"/>
          </w:tcPr>
          <w:p w14:paraId="34997E4E" w14:textId="77777777" w:rsidR="00973C7F" w:rsidRPr="0027162A" w:rsidRDefault="00973C7F" w:rsidP="00627E9C">
            <w:pPr>
              <w:rPr>
                <w:sz w:val="10"/>
                <w:szCs w:val="10"/>
              </w:rPr>
            </w:pPr>
          </w:p>
        </w:tc>
        <w:tc>
          <w:tcPr>
            <w:tcW w:w="1123" w:type="dxa"/>
          </w:tcPr>
          <w:p w14:paraId="7F8F4F6C" w14:textId="77777777" w:rsidR="00973C7F" w:rsidRPr="0027162A" w:rsidRDefault="00973C7F" w:rsidP="00627E9C">
            <w:pPr>
              <w:rPr>
                <w:sz w:val="10"/>
                <w:szCs w:val="10"/>
              </w:rPr>
            </w:pPr>
          </w:p>
        </w:tc>
        <w:tc>
          <w:tcPr>
            <w:tcW w:w="1222" w:type="dxa"/>
          </w:tcPr>
          <w:p w14:paraId="37E6E150" w14:textId="77777777" w:rsidR="00973C7F" w:rsidRPr="0027162A" w:rsidRDefault="00973C7F" w:rsidP="00627E9C">
            <w:pPr>
              <w:rPr>
                <w:sz w:val="10"/>
                <w:szCs w:val="10"/>
              </w:rPr>
            </w:pPr>
          </w:p>
        </w:tc>
        <w:tc>
          <w:tcPr>
            <w:tcW w:w="947" w:type="dxa"/>
          </w:tcPr>
          <w:p w14:paraId="2F5E964D" w14:textId="77777777" w:rsidR="00973C7F" w:rsidRPr="0027162A" w:rsidRDefault="00973C7F" w:rsidP="00627E9C">
            <w:pPr>
              <w:rPr>
                <w:sz w:val="10"/>
                <w:szCs w:val="10"/>
              </w:rPr>
            </w:pPr>
          </w:p>
        </w:tc>
      </w:tr>
    </w:tbl>
    <w:p w14:paraId="7F6E74BE" w14:textId="77777777" w:rsidR="00973C7F" w:rsidRPr="0027162A" w:rsidRDefault="00973C7F" w:rsidP="00627E9C">
      <w:pPr>
        <w:spacing w:line="240" w:lineRule="auto"/>
        <w:rPr>
          <w:sz w:val="10"/>
          <w:szCs w:val="10"/>
        </w:rPr>
      </w:pPr>
    </w:p>
    <w:p w14:paraId="4B819D9A" w14:textId="77777777" w:rsidR="00973C7F" w:rsidRPr="0027162A" w:rsidRDefault="00973C7F" w:rsidP="00627E9C">
      <w:pPr>
        <w:spacing w:line="240" w:lineRule="auto"/>
        <w:rPr>
          <w:sz w:val="10"/>
          <w:szCs w:val="10"/>
        </w:rPr>
      </w:pPr>
    </w:p>
    <w:p w14:paraId="4687EB18" w14:textId="77777777" w:rsidR="00973C7F" w:rsidRPr="0027162A" w:rsidRDefault="00973C7F" w:rsidP="00627E9C">
      <w:pPr>
        <w:spacing w:line="240" w:lineRule="auto"/>
        <w:rPr>
          <w:b/>
          <w:sz w:val="10"/>
          <w:szCs w:val="10"/>
        </w:rPr>
      </w:pPr>
      <w:r w:rsidRPr="0027162A">
        <w:rPr>
          <w:b/>
          <w:sz w:val="10"/>
          <w:szCs w:val="10"/>
        </w:rPr>
        <w:t>Q62. Nos últimos 12 meses, você sofreu alguma lesão relacionada ao trabalho?</w:t>
      </w:r>
    </w:p>
    <w:p w14:paraId="6752E2D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71D62EBE"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40CC35E5" w14:textId="77777777" w:rsidR="00973C7F" w:rsidRPr="0027162A" w:rsidRDefault="00973C7F" w:rsidP="00627E9C">
      <w:pPr>
        <w:spacing w:line="240" w:lineRule="auto"/>
        <w:rPr>
          <w:sz w:val="10"/>
          <w:szCs w:val="10"/>
        </w:rPr>
      </w:pPr>
    </w:p>
    <w:p w14:paraId="753C6A3B" w14:textId="77777777" w:rsidR="00973C7F" w:rsidRPr="0027162A" w:rsidRDefault="00973C7F" w:rsidP="00627E9C">
      <w:pPr>
        <w:spacing w:line="240" w:lineRule="auto"/>
        <w:rPr>
          <w:b/>
          <w:sz w:val="10"/>
          <w:szCs w:val="10"/>
        </w:rPr>
      </w:pPr>
      <w:r w:rsidRPr="0027162A">
        <w:rPr>
          <w:b/>
          <w:sz w:val="10"/>
          <w:szCs w:val="10"/>
        </w:rPr>
        <w:t>Q63. Se você sofreu algum acidente relacionado ao trabalho nos últimos 12 meses, algum deles exigiu quaisquer primeiros socorros ou tratamento médico, mudança nas atividades de trabalho ou afastamento do trabalho?</w:t>
      </w:r>
    </w:p>
    <w:p w14:paraId="29C443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696559E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7037D2A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se aplica/não sofreu lesão nos últimos 12 meses </w:t>
      </w:r>
    </w:p>
    <w:p w14:paraId="28985C28" w14:textId="77777777" w:rsidR="00973C7F" w:rsidRPr="0027162A" w:rsidRDefault="00973C7F" w:rsidP="00627E9C">
      <w:pPr>
        <w:spacing w:line="240" w:lineRule="auto"/>
        <w:rPr>
          <w:sz w:val="10"/>
          <w:szCs w:val="10"/>
        </w:rPr>
      </w:pPr>
    </w:p>
    <w:p w14:paraId="39FA9FEE" w14:textId="248D8EC4" w:rsidR="00973C7F" w:rsidRPr="0027162A" w:rsidRDefault="00973C7F" w:rsidP="00627E9C">
      <w:pPr>
        <w:spacing w:line="240" w:lineRule="auto"/>
        <w:rPr>
          <w:sz w:val="10"/>
          <w:szCs w:val="10"/>
        </w:rPr>
      </w:pPr>
      <w:r w:rsidRPr="0027162A">
        <w:rPr>
          <w:b/>
          <w:sz w:val="10"/>
          <w:szCs w:val="10"/>
        </w:rPr>
        <w:lastRenderedPageBreak/>
        <w:t>As perguntas nesta seção perguntam sobre suas experiências, sentimentos e atividades fora do trabalho</w:t>
      </w:r>
    </w:p>
    <w:p w14:paraId="5ED63B9C" w14:textId="77777777" w:rsidR="00973C7F" w:rsidRPr="0027162A" w:rsidRDefault="00973C7F" w:rsidP="00627E9C">
      <w:pPr>
        <w:spacing w:line="240" w:lineRule="auto"/>
        <w:rPr>
          <w:b/>
          <w:sz w:val="10"/>
          <w:szCs w:val="10"/>
        </w:rPr>
      </w:pPr>
      <w:r w:rsidRPr="0027162A">
        <w:rPr>
          <w:b/>
          <w:sz w:val="10"/>
          <w:szCs w:val="10"/>
        </w:rPr>
        <w:t>Q64. Em geral, o quão satisfeito você está com sua vida?</w:t>
      </w:r>
    </w:p>
    <w:p w14:paraId="5BB9BAD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satisfeito </w:t>
      </w:r>
    </w:p>
    <w:p w14:paraId="7F40DA62"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satisfeito </w:t>
      </w:r>
    </w:p>
    <w:p w14:paraId="7606E87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Um pouco satisfeito </w:t>
      </w:r>
    </w:p>
    <w:p w14:paraId="0211420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satisfeito </w:t>
      </w:r>
    </w:p>
    <w:p w14:paraId="6B1DBDF5" w14:textId="77777777" w:rsidR="00973C7F" w:rsidRPr="0027162A" w:rsidRDefault="00973C7F" w:rsidP="00627E9C">
      <w:pPr>
        <w:spacing w:line="240" w:lineRule="auto"/>
        <w:rPr>
          <w:sz w:val="10"/>
          <w:szCs w:val="10"/>
        </w:rPr>
      </w:pPr>
    </w:p>
    <w:p w14:paraId="6F0D568A" w14:textId="77777777" w:rsidR="00973C7F" w:rsidRPr="0027162A" w:rsidRDefault="00973C7F" w:rsidP="00627E9C">
      <w:pPr>
        <w:spacing w:line="240" w:lineRule="auto"/>
        <w:rPr>
          <w:b/>
          <w:sz w:val="10"/>
          <w:szCs w:val="10"/>
        </w:rPr>
      </w:pPr>
      <w:r w:rsidRPr="0027162A">
        <w:rPr>
          <w:b/>
          <w:sz w:val="10"/>
          <w:szCs w:val="10"/>
        </w:rPr>
        <w:t>Q65. O quão preocupado você está agora, por não ser capaz de manter o padrão de vida que deseja?</w:t>
      </w:r>
    </w:p>
    <w:p w14:paraId="6DBDEA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29E133D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3F8E60C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54226E9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preocupado </w:t>
      </w:r>
    </w:p>
    <w:p w14:paraId="47F912E2" w14:textId="77777777" w:rsidR="00973C7F" w:rsidRPr="0027162A" w:rsidRDefault="00973C7F" w:rsidP="00627E9C">
      <w:pPr>
        <w:spacing w:line="240" w:lineRule="auto"/>
        <w:rPr>
          <w:sz w:val="10"/>
          <w:szCs w:val="10"/>
        </w:rPr>
      </w:pPr>
    </w:p>
    <w:p w14:paraId="39565041" w14:textId="77777777" w:rsidR="00973C7F" w:rsidRPr="0027162A" w:rsidRDefault="00973C7F" w:rsidP="00627E9C">
      <w:pPr>
        <w:spacing w:line="240" w:lineRule="auto"/>
        <w:rPr>
          <w:b/>
          <w:sz w:val="10"/>
          <w:szCs w:val="10"/>
        </w:rPr>
      </w:pPr>
      <w:r w:rsidRPr="0027162A">
        <w:rPr>
          <w:b/>
          <w:sz w:val="10"/>
          <w:szCs w:val="10"/>
        </w:rPr>
        <w:t>Q66. O quão preocupado você está agora por não ter renda suficiente para pagar suas contas mensais?</w:t>
      </w:r>
    </w:p>
    <w:p w14:paraId="3F51938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37954137"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73F3A40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64E8CAEE"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preocupado </w:t>
      </w:r>
    </w:p>
    <w:p w14:paraId="51BDE866" w14:textId="77777777" w:rsidR="00973C7F" w:rsidRPr="0027162A" w:rsidRDefault="00973C7F" w:rsidP="00627E9C">
      <w:pPr>
        <w:spacing w:line="240" w:lineRule="auto"/>
        <w:rPr>
          <w:sz w:val="10"/>
          <w:szCs w:val="10"/>
        </w:rPr>
      </w:pPr>
    </w:p>
    <w:p w14:paraId="7D896605" w14:textId="77777777" w:rsidR="00973C7F" w:rsidRPr="0027162A" w:rsidRDefault="00973C7F" w:rsidP="00627E9C">
      <w:pPr>
        <w:spacing w:line="240" w:lineRule="auto"/>
        <w:rPr>
          <w:b/>
          <w:sz w:val="10"/>
          <w:szCs w:val="10"/>
        </w:rPr>
      </w:pPr>
      <w:r w:rsidRPr="0027162A">
        <w:rPr>
          <w:b/>
          <w:sz w:val="10"/>
          <w:szCs w:val="10"/>
        </w:rPr>
        <w:t>Q67. Com que frequência você recebe o apoio social e emocional de que precisa de amigos, familiares ou outras pessoas fora do trabalho?</w:t>
      </w:r>
    </w:p>
    <w:p w14:paraId="1B1BCD4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Nunca </w:t>
      </w:r>
    </w:p>
    <w:p w14:paraId="149EA8DC"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Raramente </w:t>
      </w:r>
    </w:p>
    <w:p w14:paraId="25C0BCC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Às vezes </w:t>
      </w:r>
    </w:p>
    <w:p w14:paraId="045DF23C" w14:textId="65AAB6D7" w:rsidR="003F76FC"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Sempre </w:t>
      </w:r>
    </w:p>
    <w:p w14:paraId="2FC110C2" w14:textId="77777777" w:rsidR="003F76FC" w:rsidRPr="0027162A" w:rsidRDefault="003F76FC" w:rsidP="00627E9C">
      <w:pPr>
        <w:spacing w:line="240" w:lineRule="auto"/>
        <w:rPr>
          <w:sz w:val="10"/>
          <w:szCs w:val="10"/>
        </w:rPr>
      </w:pPr>
    </w:p>
    <w:p w14:paraId="606D9616" w14:textId="77777777" w:rsidR="00973C7F" w:rsidRPr="0027162A" w:rsidRDefault="00973C7F" w:rsidP="00627E9C">
      <w:pPr>
        <w:spacing w:line="240" w:lineRule="auto"/>
        <w:rPr>
          <w:sz w:val="10"/>
          <w:szCs w:val="10"/>
        </w:rPr>
      </w:pPr>
    </w:p>
    <w:p w14:paraId="6723B7E9" w14:textId="77777777" w:rsidR="00973C7F" w:rsidRPr="0027162A" w:rsidRDefault="00973C7F" w:rsidP="00627E9C">
      <w:pPr>
        <w:spacing w:line="240" w:lineRule="auto"/>
        <w:rPr>
          <w:b/>
          <w:sz w:val="10"/>
          <w:szCs w:val="10"/>
        </w:rPr>
      </w:pPr>
      <w:r w:rsidRPr="0027162A">
        <w:rPr>
          <w:b/>
          <w:sz w:val="10"/>
          <w:szCs w:val="10"/>
        </w:rPr>
        <w:t>Q68. Em geral, com que frequência você participa de alguma das seguintes atividades fora do trabalho?</w:t>
      </w:r>
    </w:p>
    <w:p w14:paraId="60535164" w14:textId="77777777" w:rsidR="00973C7F" w:rsidRPr="0027162A" w:rsidRDefault="00973C7F" w:rsidP="00627E9C">
      <w:pPr>
        <w:spacing w:line="240" w:lineRule="auto"/>
        <w:rPr>
          <w:sz w:val="10"/>
          <w:szCs w:val="10"/>
        </w:rPr>
      </w:pPr>
    </w:p>
    <w:p w14:paraId="77664AC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p>
    <w:tbl>
      <w:tblPr>
        <w:tblStyle w:val="Tabelacomgrade"/>
        <w:tblW w:w="9067" w:type="dxa"/>
        <w:tblLayout w:type="fixed"/>
        <w:tblLook w:val="04A0" w:firstRow="1" w:lastRow="0" w:firstColumn="1" w:lastColumn="0" w:noHBand="0" w:noVBand="1"/>
      </w:tblPr>
      <w:tblGrid>
        <w:gridCol w:w="1498"/>
        <w:gridCol w:w="765"/>
        <w:gridCol w:w="851"/>
        <w:gridCol w:w="850"/>
        <w:gridCol w:w="993"/>
        <w:gridCol w:w="850"/>
        <w:gridCol w:w="992"/>
        <w:gridCol w:w="1134"/>
        <w:gridCol w:w="1134"/>
      </w:tblGrid>
      <w:tr w:rsidR="00164EBA" w:rsidRPr="0027162A" w14:paraId="6A467158" w14:textId="77777777" w:rsidTr="00164EBA">
        <w:trPr>
          <w:trHeight w:val="831"/>
        </w:trPr>
        <w:tc>
          <w:tcPr>
            <w:tcW w:w="1498" w:type="dxa"/>
          </w:tcPr>
          <w:p w14:paraId="2A50CD1A" w14:textId="77777777" w:rsidR="00973C7F" w:rsidRPr="0027162A" w:rsidRDefault="00973C7F" w:rsidP="00627E9C">
            <w:pPr>
              <w:rPr>
                <w:sz w:val="10"/>
                <w:szCs w:val="10"/>
              </w:rPr>
            </w:pPr>
          </w:p>
        </w:tc>
        <w:tc>
          <w:tcPr>
            <w:tcW w:w="765" w:type="dxa"/>
            <w:shd w:val="clear" w:color="auto" w:fill="0070C0"/>
          </w:tcPr>
          <w:p w14:paraId="78D9397B"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Nunca</w:t>
            </w:r>
          </w:p>
        </w:tc>
        <w:tc>
          <w:tcPr>
            <w:tcW w:w="851" w:type="dxa"/>
            <w:shd w:val="clear" w:color="auto" w:fill="0070C0"/>
          </w:tcPr>
          <w:p w14:paraId="407F181F"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(Algumas vezes por ano ou menos)</w:t>
            </w:r>
          </w:p>
        </w:tc>
        <w:tc>
          <w:tcPr>
            <w:tcW w:w="850" w:type="dxa"/>
            <w:shd w:val="clear" w:color="auto" w:fill="0070C0"/>
          </w:tcPr>
          <w:p w14:paraId="66CD4197"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mês</w:t>
            </w:r>
          </w:p>
          <w:p w14:paraId="6B5A2002"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ou menos)</w:t>
            </w:r>
          </w:p>
        </w:tc>
        <w:tc>
          <w:tcPr>
            <w:tcW w:w="993" w:type="dxa"/>
            <w:shd w:val="clear" w:color="auto" w:fill="0070C0"/>
          </w:tcPr>
          <w:p w14:paraId="7B8AEAFA"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por mês)</w:t>
            </w:r>
          </w:p>
        </w:tc>
        <w:tc>
          <w:tcPr>
            <w:tcW w:w="850" w:type="dxa"/>
            <w:shd w:val="clear" w:color="auto" w:fill="0070C0"/>
          </w:tcPr>
          <w:p w14:paraId="1B657B93"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semana)</w:t>
            </w:r>
          </w:p>
        </w:tc>
        <w:tc>
          <w:tcPr>
            <w:tcW w:w="992" w:type="dxa"/>
            <w:shd w:val="clear" w:color="auto" w:fill="0070C0"/>
          </w:tcPr>
          <w:p w14:paraId="1F426888"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 semana)</w:t>
            </w:r>
          </w:p>
        </w:tc>
        <w:tc>
          <w:tcPr>
            <w:tcW w:w="1134" w:type="dxa"/>
            <w:shd w:val="clear" w:color="auto" w:fill="0070C0"/>
          </w:tcPr>
          <w:p w14:paraId="51B0F0BD"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(Todos os dias)</w:t>
            </w:r>
          </w:p>
        </w:tc>
        <w:tc>
          <w:tcPr>
            <w:tcW w:w="1134" w:type="dxa"/>
            <w:shd w:val="clear" w:color="auto" w:fill="0070C0"/>
          </w:tcPr>
          <w:p w14:paraId="0C105981"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Não se aplica</w:t>
            </w:r>
          </w:p>
        </w:tc>
      </w:tr>
      <w:tr w:rsidR="00164EBA" w:rsidRPr="0027162A" w14:paraId="3D4EFD29" w14:textId="77777777" w:rsidTr="00164EBA">
        <w:trPr>
          <w:trHeight w:val="272"/>
        </w:trPr>
        <w:tc>
          <w:tcPr>
            <w:tcW w:w="1498" w:type="dxa"/>
          </w:tcPr>
          <w:p w14:paraId="2B7721C0" w14:textId="77777777" w:rsidR="00973C7F" w:rsidRPr="0027162A" w:rsidRDefault="00973C7F" w:rsidP="00627E9C">
            <w:pPr>
              <w:jc w:val="both"/>
              <w:rPr>
                <w:rStyle w:val="y2iqfc"/>
                <w:b/>
                <w:sz w:val="10"/>
                <w:szCs w:val="10"/>
                <w:lang w:val="pt-PT"/>
              </w:rPr>
            </w:pPr>
            <w:r w:rsidRPr="0027162A">
              <w:rPr>
                <w:rStyle w:val="y2iqfc"/>
                <w:b/>
                <w:sz w:val="10"/>
                <w:szCs w:val="10"/>
                <w:lang w:val="pt-PT"/>
              </w:rPr>
              <w:t>A. Atividades voluntárias ou de caridade</w:t>
            </w:r>
          </w:p>
        </w:tc>
        <w:tc>
          <w:tcPr>
            <w:tcW w:w="765" w:type="dxa"/>
          </w:tcPr>
          <w:p w14:paraId="145681FE" w14:textId="77777777" w:rsidR="00973C7F" w:rsidRPr="0027162A" w:rsidRDefault="00973C7F" w:rsidP="00627E9C">
            <w:pPr>
              <w:rPr>
                <w:sz w:val="10"/>
                <w:szCs w:val="10"/>
              </w:rPr>
            </w:pPr>
          </w:p>
        </w:tc>
        <w:tc>
          <w:tcPr>
            <w:tcW w:w="851" w:type="dxa"/>
          </w:tcPr>
          <w:p w14:paraId="55C5AC70" w14:textId="77777777" w:rsidR="00973C7F" w:rsidRPr="0027162A" w:rsidRDefault="00973C7F" w:rsidP="00627E9C">
            <w:pPr>
              <w:rPr>
                <w:sz w:val="10"/>
                <w:szCs w:val="10"/>
              </w:rPr>
            </w:pPr>
          </w:p>
        </w:tc>
        <w:tc>
          <w:tcPr>
            <w:tcW w:w="850" w:type="dxa"/>
          </w:tcPr>
          <w:p w14:paraId="1B752340" w14:textId="77777777" w:rsidR="00973C7F" w:rsidRPr="0027162A" w:rsidRDefault="00973C7F" w:rsidP="00627E9C">
            <w:pPr>
              <w:rPr>
                <w:sz w:val="10"/>
                <w:szCs w:val="10"/>
              </w:rPr>
            </w:pPr>
          </w:p>
        </w:tc>
        <w:tc>
          <w:tcPr>
            <w:tcW w:w="993" w:type="dxa"/>
          </w:tcPr>
          <w:p w14:paraId="77D60A90" w14:textId="77777777" w:rsidR="00973C7F" w:rsidRPr="0027162A" w:rsidRDefault="00973C7F" w:rsidP="00627E9C">
            <w:pPr>
              <w:rPr>
                <w:sz w:val="10"/>
                <w:szCs w:val="10"/>
              </w:rPr>
            </w:pPr>
          </w:p>
        </w:tc>
        <w:tc>
          <w:tcPr>
            <w:tcW w:w="850" w:type="dxa"/>
          </w:tcPr>
          <w:p w14:paraId="69603EFB" w14:textId="77777777" w:rsidR="00973C7F" w:rsidRPr="0027162A" w:rsidRDefault="00973C7F" w:rsidP="00627E9C">
            <w:pPr>
              <w:rPr>
                <w:sz w:val="10"/>
                <w:szCs w:val="10"/>
              </w:rPr>
            </w:pPr>
          </w:p>
        </w:tc>
        <w:tc>
          <w:tcPr>
            <w:tcW w:w="992" w:type="dxa"/>
          </w:tcPr>
          <w:p w14:paraId="2C5D0903" w14:textId="77777777" w:rsidR="00973C7F" w:rsidRPr="0027162A" w:rsidRDefault="00973C7F" w:rsidP="00627E9C">
            <w:pPr>
              <w:rPr>
                <w:sz w:val="10"/>
                <w:szCs w:val="10"/>
              </w:rPr>
            </w:pPr>
          </w:p>
        </w:tc>
        <w:tc>
          <w:tcPr>
            <w:tcW w:w="1134" w:type="dxa"/>
          </w:tcPr>
          <w:p w14:paraId="082F8C2A" w14:textId="77777777" w:rsidR="00973C7F" w:rsidRPr="0027162A" w:rsidRDefault="00973C7F" w:rsidP="00627E9C">
            <w:pPr>
              <w:rPr>
                <w:sz w:val="10"/>
                <w:szCs w:val="10"/>
              </w:rPr>
            </w:pPr>
          </w:p>
        </w:tc>
        <w:tc>
          <w:tcPr>
            <w:tcW w:w="1134" w:type="dxa"/>
          </w:tcPr>
          <w:p w14:paraId="2320D318" w14:textId="77777777" w:rsidR="00973C7F" w:rsidRPr="0027162A" w:rsidRDefault="00973C7F" w:rsidP="00627E9C">
            <w:pPr>
              <w:rPr>
                <w:sz w:val="10"/>
                <w:szCs w:val="10"/>
              </w:rPr>
            </w:pPr>
          </w:p>
        </w:tc>
      </w:tr>
      <w:tr w:rsidR="00164EBA" w:rsidRPr="0027162A" w14:paraId="7D9C5B3A" w14:textId="77777777" w:rsidTr="00164EBA">
        <w:trPr>
          <w:trHeight w:val="285"/>
        </w:trPr>
        <w:tc>
          <w:tcPr>
            <w:tcW w:w="1498" w:type="dxa"/>
          </w:tcPr>
          <w:p w14:paraId="1A52E5A3" w14:textId="61353470" w:rsidR="00973C7F" w:rsidRPr="0027162A" w:rsidRDefault="00973C7F" w:rsidP="00627E9C">
            <w:pPr>
              <w:jc w:val="both"/>
              <w:rPr>
                <w:rStyle w:val="y2iqfc"/>
                <w:b/>
                <w:sz w:val="10"/>
                <w:szCs w:val="10"/>
                <w:lang w:val="pt-PT"/>
              </w:rPr>
            </w:pPr>
            <w:r w:rsidRPr="0027162A">
              <w:rPr>
                <w:rStyle w:val="y2iqfc"/>
                <w:b/>
                <w:sz w:val="10"/>
                <w:szCs w:val="10"/>
                <w:lang w:val="pt-PT"/>
              </w:rPr>
              <w:t xml:space="preserve">B. Atividades de cuidados domésticos (por exemplo, crianças, parentes/amigos idosos ou deficientes, mas não </w:t>
            </w:r>
            <w:r w:rsidR="00C23DB0" w:rsidRPr="0027162A">
              <w:rPr>
                <w:rStyle w:val="y2iqfc"/>
                <w:b/>
                <w:sz w:val="10"/>
                <w:szCs w:val="10"/>
                <w:lang w:val="pt-PT"/>
              </w:rPr>
              <w:t>como voluntário</w:t>
            </w:r>
          </w:p>
          <w:p w14:paraId="79406C96" w14:textId="5129A0D3" w:rsidR="00973C7F" w:rsidRPr="0027162A" w:rsidRDefault="00973C7F" w:rsidP="00627E9C">
            <w:pPr>
              <w:jc w:val="both"/>
              <w:rPr>
                <w:rStyle w:val="y2iqfc"/>
                <w:b/>
                <w:sz w:val="10"/>
                <w:szCs w:val="10"/>
                <w:lang w:val="pt-PT"/>
              </w:rPr>
            </w:pPr>
            <w:r w:rsidRPr="0027162A">
              <w:rPr>
                <w:rStyle w:val="y2iqfc"/>
                <w:b/>
                <w:sz w:val="10"/>
                <w:szCs w:val="10"/>
                <w:lang w:val="pt-PT"/>
              </w:rPr>
              <w:t xml:space="preserve">Ou </w:t>
            </w:r>
            <w:r w:rsidR="00C23DB0" w:rsidRPr="0027162A">
              <w:rPr>
                <w:rStyle w:val="y2iqfc"/>
                <w:b/>
                <w:sz w:val="10"/>
                <w:szCs w:val="10"/>
                <w:lang w:val="pt-PT"/>
              </w:rPr>
              <w:t>em instituição</w:t>
            </w:r>
            <w:r w:rsidRPr="0027162A">
              <w:rPr>
                <w:rStyle w:val="y2iqfc"/>
                <w:b/>
                <w:sz w:val="10"/>
                <w:szCs w:val="10"/>
                <w:lang w:val="pt-PT"/>
              </w:rPr>
              <w:t xml:space="preserve"> de caridade)</w:t>
            </w:r>
          </w:p>
          <w:p w14:paraId="3792B68C" w14:textId="77777777" w:rsidR="00973C7F" w:rsidRPr="0027162A" w:rsidRDefault="00973C7F" w:rsidP="00627E9C">
            <w:pPr>
              <w:jc w:val="both"/>
              <w:rPr>
                <w:rStyle w:val="y2iqfc"/>
                <w:b/>
                <w:sz w:val="10"/>
                <w:szCs w:val="10"/>
                <w:lang w:val="pt-PT"/>
              </w:rPr>
            </w:pPr>
          </w:p>
          <w:p w14:paraId="1271DCAC" w14:textId="77777777" w:rsidR="00973C7F" w:rsidRPr="0027162A" w:rsidRDefault="00973C7F" w:rsidP="00627E9C">
            <w:pPr>
              <w:jc w:val="both"/>
              <w:rPr>
                <w:rStyle w:val="y2iqfc"/>
                <w:b/>
                <w:sz w:val="10"/>
                <w:szCs w:val="10"/>
                <w:lang w:val="pt-PT"/>
              </w:rPr>
            </w:pPr>
          </w:p>
          <w:p w14:paraId="352B74B9" w14:textId="77777777" w:rsidR="00973C7F" w:rsidRPr="0027162A" w:rsidRDefault="00973C7F" w:rsidP="00627E9C">
            <w:pPr>
              <w:jc w:val="both"/>
              <w:rPr>
                <w:rStyle w:val="y2iqfc"/>
                <w:b/>
                <w:sz w:val="10"/>
                <w:szCs w:val="10"/>
                <w:lang w:val="pt-PT"/>
              </w:rPr>
            </w:pPr>
          </w:p>
        </w:tc>
        <w:tc>
          <w:tcPr>
            <w:tcW w:w="765" w:type="dxa"/>
          </w:tcPr>
          <w:p w14:paraId="5F29A68F" w14:textId="77777777" w:rsidR="00973C7F" w:rsidRPr="0027162A" w:rsidRDefault="00973C7F" w:rsidP="00627E9C">
            <w:pPr>
              <w:rPr>
                <w:sz w:val="10"/>
                <w:szCs w:val="10"/>
              </w:rPr>
            </w:pPr>
          </w:p>
        </w:tc>
        <w:tc>
          <w:tcPr>
            <w:tcW w:w="851" w:type="dxa"/>
          </w:tcPr>
          <w:p w14:paraId="5BE7B57B" w14:textId="77777777" w:rsidR="00973C7F" w:rsidRPr="0027162A" w:rsidRDefault="00973C7F" w:rsidP="00627E9C">
            <w:pPr>
              <w:rPr>
                <w:sz w:val="10"/>
                <w:szCs w:val="10"/>
              </w:rPr>
            </w:pPr>
          </w:p>
        </w:tc>
        <w:tc>
          <w:tcPr>
            <w:tcW w:w="850" w:type="dxa"/>
          </w:tcPr>
          <w:p w14:paraId="632A2159" w14:textId="77777777" w:rsidR="00973C7F" w:rsidRPr="0027162A" w:rsidRDefault="00973C7F" w:rsidP="00627E9C">
            <w:pPr>
              <w:rPr>
                <w:sz w:val="10"/>
                <w:szCs w:val="10"/>
              </w:rPr>
            </w:pPr>
          </w:p>
        </w:tc>
        <w:tc>
          <w:tcPr>
            <w:tcW w:w="993" w:type="dxa"/>
          </w:tcPr>
          <w:p w14:paraId="624E4239" w14:textId="77777777" w:rsidR="00973C7F" w:rsidRPr="0027162A" w:rsidRDefault="00973C7F" w:rsidP="00627E9C">
            <w:pPr>
              <w:rPr>
                <w:sz w:val="10"/>
                <w:szCs w:val="10"/>
              </w:rPr>
            </w:pPr>
          </w:p>
        </w:tc>
        <w:tc>
          <w:tcPr>
            <w:tcW w:w="850" w:type="dxa"/>
          </w:tcPr>
          <w:p w14:paraId="6F4F7E50" w14:textId="77777777" w:rsidR="00973C7F" w:rsidRPr="0027162A" w:rsidRDefault="00973C7F" w:rsidP="00627E9C">
            <w:pPr>
              <w:rPr>
                <w:sz w:val="10"/>
                <w:szCs w:val="10"/>
              </w:rPr>
            </w:pPr>
          </w:p>
        </w:tc>
        <w:tc>
          <w:tcPr>
            <w:tcW w:w="992" w:type="dxa"/>
          </w:tcPr>
          <w:p w14:paraId="57ADBBB2" w14:textId="77777777" w:rsidR="00973C7F" w:rsidRPr="0027162A" w:rsidRDefault="00973C7F" w:rsidP="00627E9C">
            <w:pPr>
              <w:rPr>
                <w:sz w:val="10"/>
                <w:szCs w:val="10"/>
              </w:rPr>
            </w:pPr>
          </w:p>
        </w:tc>
        <w:tc>
          <w:tcPr>
            <w:tcW w:w="1134" w:type="dxa"/>
          </w:tcPr>
          <w:p w14:paraId="3F068696" w14:textId="77777777" w:rsidR="00973C7F" w:rsidRPr="0027162A" w:rsidRDefault="00973C7F" w:rsidP="00627E9C">
            <w:pPr>
              <w:rPr>
                <w:sz w:val="10"/>
                <w:szCs w:val="10"/>
              </w:rPr>
            </w:pPr>
          </w:p>
        </w:tc>
        <w:tc>
          <w:tcPr>
            <w:tcW w:w="1134" w:type="dxa"/>
          </w:tcPr>
          <w:p w14:paraId="78660A0C" w14:textId="77777777" w:rsidR="00973C7F" w:rsidRPr="0027162A" w:rsidRDefault="00973C7F" w:rsidP="00627E9C">
            <w:pPr>
              <w:rPr>
                <w:sz w:val="10"/>
                <w:szCs w:val="10"/>
              </w:rPr>
            </w:pPr>
          </w:p>
        </w:tc>
      </w:tr>
      <w:tr w:rsidR="00164EBA" w:rsidRPr="0027162A" w14:paraId="3CBBF14C" w14:textId="77777777" w:rsidTr="00164EBA">
        <w:trPr>
          <w:trHeight w:val="272"/>
        </w:trPr>
        <w:tc>
          <w:tcPr>
            <w:tcW w:w="1498" w:type="dxa"/>
          </w:tcPr>
          <w:p w14:paraId="7264BD6C" w14:textId="77777777" w:rsidR="00973C7F" w:rsidRPr="0027162A" w:rsidRDefault="00973C7F" w:rsidP="00627E9C">
            <w:pPr>
              <w:jc w:val="both"/>
              <w:rPr>
                <w:rStyle w:val="y2iqfc"/>
                <w:b/>
                <w:sz w:val="10"/>
                <w:szCs w:val="10"/>
                <w:lang w:val="pt-PT"/>
              </w:rPr>
            </w:pPr>
            <w:r w:rsidRPr="0027162A">
              <w:rPr>
                <w:rStyle w:val="y2iqfc"/>
                <w:b/>
                <w:sz w:val="10"/>
                <w:szCs w:val="10"/>
                <w:lang w:val="pt-PT"/>
              </w:rPr>
              <w:t>C. Tarefas de manutenção doméstica (por exemplo, cozinhar, limpar, reparos)</w:t>
            </w:r>
          </w:p>
          <w:p w14:paraId="1DC3D418" w14:textId="77777777" w:rsidR="00973C7F" w:rsidRPr="0027162A" w:rsidRDefault="00973C7F" w:rsidP="00627E9C">
            <w:pPr>
              <w:jc w:val="both"/>
              <w:rPr>
                <w:rStyle w:val="y2iqfc"/>
                <w:b/>
                <w:sz w:val="10"/>
                <w:szCs w:val="10"/>
                <w:lang w:val="pt-PT"/>
              </w:rPr>
            </w:pPr>
          </w:p>
          <w:p w14:paraId="7CAC59EF" w14:textId="77777777" w:rsidR="00973C7F" w:rsidRPr="0027162A" w:rsidRDefault="00973C7F" w:rsidP="00627E9C">
            <w:pPr>
              <w:jc w:val="both"/>
              <w:rPr>
                <w:rStyle w:val="y2iqfc"/>
                <w:b/>
                <w:sz w:val="10"/>
                <w:szCs w:val="10"/>
                <w:lang w:val="pt-PT"/>
              </w:rPr>
            </w:pPr>
          </w:p>
        </w:tc>
        <w:tc>
          <w:tcPr>
            <w:tcW w:w="765" w:type="dxa"/>
          </w:tcPr>
          <w:p w14:paraId="7B030F05" w14:textId="77777777" w:rsidR="00973C7F" w:rsidRPr="0027162A" w:rsidRDefault="00973C7F" w:rsidP="00627E9C">
            <w:pPr>
              <w:rPr>
                <w:sz w:val="10"/>
                <w:szCs w:val="10"/>
              </w:rPr>
            </w:pPr>
          </w:p>
        </w:tc>
        <w:tc>
          <w:tcPr>
            <w:tcW w:w="851" w:type="dxa"/>
          </w:tcPr>
          <w:p w14:paraId="3F6433EB" w14:textId="77777777" w:rsidR="00973C7F" w:rsidRPr="0027162A" w:rsidRDefault="00973C7F" w:rsidP="00627E9C">
            <w:pPr>
              <w:rPr>
                <w:sz w:val="10"/>
                <w:szCs w:val="10"/>
              </w:rPr>
            </w:pPr>
          </w:p>
        </w:tc>
        <w:tc>
          <w:tcPr>
            <w:tcW w:w="850" w:type="dxa"/>
          </w:tcPr>
          <w:p w14:paraId="02289704" w14:textId="77777777" w:rsidR="00973C7F" w:rsidRPr="0027162A" w:rsidRDefault="00973C7F" w:rsidP="00627E9C">
            <w:pPr>
              <w:rPr>
                <w:sz w:val="10"/>
                <w:szCs w:val="10"/>
              </w:rPr>
            </w:pPr>
          </w:p>
        </w:tc>
        <w:tc>
          <w:tcPr>
            <w:tcW w:w="993" w:type="dxa"/>
          </w:tcPr>
          <w:p w14:paraId="6A36235B" w14:textId="77777777" w:rsidR="00973C7F" w:rsidRPr="0027162A" w:rsidRDefault="00973C7F" w:rsidP="00627E9C">
            <w:pPr>
              <w:rPr>
                <w:sz w:val="10"/>
                <w:szCs w:val="10"/>
              </w:rPr>
            </w:pPr>
          </w:p>
        </w:tc>
        <w:tc>
          <w:tcPr>
            <w:tcW w:w="850" w:type="dxa"/>
          </w:tcPr>
          <w:p w14:paraId="39F74F06" w14:textId="77777777" w:rsidR="00973C7F" w:rsidRPr="0027162A" w:rsidRDefault="00973C7F" w:rsidP="00627E9C">
            <w:pPr>
              <w:rPr>
                <w:sz w:val="10"/>
                <w:szCs w:val="10"/>
              </w:rPr>
            </w:pPr>
          </w:p>
        </w:tc>
        <w:tc>
          <w:tcPr>
            <w:tcW w:w="992" w:type="dxa"/>
          </w:tcPr>
          <w:p w14:paraId="5F9F7869" w14:textId="77777777" w:rsidR="00973C7F" w:rsidRPr="0027162A" w:rsidRDefault="00973C7F" w:rsidP="00627E9C">
            <w:pPr>
              <w:rPr>
                <w:sz w:val="10"/>
                <w:szCs w:val="10"/>
              </w:rPr>
            </w:pPr>
          </w:p>
        </w:tc>
        <w:tc>
          <w:tcPr>
            <w:tcW w:w="1134" w:type="dxa"/>
          </w:tcPr>
          <w:p w14:paraId="03DB4F2E" w14:textId="77777777" w:rsidR="00973C7F" w:rsidRPr="0027162A" w:rsidRDefault="00973C7F" w:rsidP="00627E9C">
            <w:pPr>
              <w:rPr>
                <w:sz w:val="10"/>
                <w:szCs w:val="10"/>
              </w:rPr>
            </w:pPr>
          </w:p>
        </w:tc>
        <w:tc>
          <w:tcPr>
            <w:tcW w:w="1134" w:type="dxa"/>
          </w:tcPr>
          <w:p w14:paraId="0F7954EE" w14:textId="77777777" w:rsidR="00973C7F" w:rsidRPr="0027162A" w:rsidRDefault="00973C7F" w:rsidP="00627E9C">
            <w:pPr>
              <w:rPr>
                <w:sz w:val="10"/>
                <w:szCs w:val="10"/>
              </w:rPr>
            </w:pPr>
          </w:p>
        </w:tc>
      </w:tr>
      <w:tr w:rsidR="00164EBA" w:rsidRPr="0027162A" w14:paraId="13E1F949" w14:textId="77777777" w:rsidTr="00164EBA">
        <w:trPr>
          <w:trHeight w:val="272"/>
        </w:trPr>
        <w:tc>
          <w:tcPr>
            <w:tcW w:w="1498" w:type="dxa"/>
          </w:tcPr>
          <w:p w14:paraId="1124CB5A" w14:textId="77777777" w:rsidR="00973C7F" w:rsidRPr="0027162A" w:rsidRDefault="00973C7F" w:rsidP="00627E9C">
            <w:pPr>
              <w:jc w:val="both"/>
              <w:rPr>
                <w:rStyle w:val="y2iqfc"/>
                <w:b/>
                <w:sz w:val="10"/>
                <w:szCs w:val="10"/>
                <w:lang w:val="pt-PT"/>
              </w:rPr>
            </w:pPr>
            <w:r w:rsidRPr="0027162A">
              <w:rPr>
                <w:rStyle w:val="y2iqfc"/>
                <w:b/>
                <w:sz w:val="10"/>
                <w:szCs w:val="10"/>
                <w:lang w:val="pt-PT"/>
              </w:rPr>
              <w:t>D.Socialização com amigos, família, outros.</w:t>
            </w:r>
          </w:p>
          <w:p w14:paraId="4B99EDE6" w14:textId="77777777" w:rsidR="00973C7F" w:rsidRPr="0027162A" w:rsidRDefault="00973C7F" w:rsidP="00627E9C">
            <w:pPr>
              <w:jc w:val="both"/>
              <w:rPr>
                <w:rStyle w:val="y2iqfc"/>
                <w:b/>
                <w:sz w:val="10"/>
                <w:szCs w:val="10"/>
                <w:lang w:val="pt-PT"/>
              </w:rPr>
            </w:pPr>
          </w:p>
        </w:tc>
        <w:tc>
          <w:tcPr>
            <w:tcW w:w="765" w:type="dxa"/>
          </w:tcPr>
          <w:p w14:paraId="6B485EDA" w14:textId="77777777" w:rsidR="00973C7F" w:rsidRPr="0027162A" w:rsidRDefault="00973C7F" w:rsidP="00627E9C">
            <w:pPr>
              <w:rPr>
                <w:sz w:val="10"/>
                <w:szCs w:val="10"/>
              </w:rPr>
            </w:pPr>
          </w:p>
        </w:tc>
        <w:tc>
          <w:tcPr>
            <w:tcW w:w="851" w:type="dxa"/>
          </w:tcPr>
          <w:p w14:paraId="526BCA47" w14:textId="77777777" w:rsidR="00973C7F" w:rsidRPr="0027162A" w:rsidRDefault="00973C7F" w:rsidP="00627E9C">
            <w:pPr>
              <w:rPr>
                <w:sz w:val="10"/>
                <w:szCs w:val="10"/>
              </w:rPr>
            </w:pPr>
          </w:p>
        </w:tc>
        <w:tc>
          <w:tcPr>
            <w:tcW w:w="850" w:type="dxa"/>
          </w:tcPr>
          <w:p w14:paraId="0C3BF404" w14:textId="77777777" w:rsidR="00973C7F" w:rsidRPr="0027162A" w:rsidRDefault="00973C7F" w:rsidP="00627E9C">
            <w:pPr>
              <w:rPr>
                <w:sz w:val="10"/>
                <w:szCs w:val="10"/>
              </w:rPr>
            </w:pPr>
          </w:p>
        </w:tc>
        <w:tc>
          <w:tcPr>
            <w:tcW w:w="993" w:type="dxa"/>
          </w:tcPr>
          <w:p w14:paraId="730CF858" w14:textId="77777777" w:rsidR="00973C7F" w:rsidRPr="0027162A" w:rsidRDefault="00973C7F" w:rsidP="00627E9C">
            <w:pPr>
              <w:rPr>
                <w:sz w:val="10"/>
                <w:szCs w:val="10"/>
              </w:rPr>
            </w:pPr>
          </w:p>
        </w:tc>
        <w:tc>
          <w:tcPr>
            <w:tcW w:w="850" w:type="dxa"/>
          </w:tcPr>
          <w:p w14:paraId="53A03F54" w14:textId="77777777" w:rsidR="00973C7F" w:rsidRPr="0027162A" w:rsidRDefault="00973C7F" w:rsidP="00627E9C">
            <w:pPr>
              <w:rPr>
                <w:sz w:val="10"/>
                <w:szCs w:val="10"/>
              </w:rPr>
            </w:pPr>
          </w:p>
        </w:tc>
        <w:tc>
          <w:tcPr>
            <w:tcW w:w="992" w:type="dxa"/>
          </w:tcPr>
          <w:p w14:paraId="45AA60FE" w14:textId="77777777" w:rsidR="00973C7F" w:rsidRPr="0027162A" w:rsidRDefault="00973C7F" w:rsidP="00627E9C">
            <w:pPr>
              <w:rPr>
                <w:sz w:val="10"/>
                <w:szCs w:val="10"/>
              </w:rPr>
            </w:pPr>
          </w:p>
        </w:tc>
        <w:tc>
          <w:tcPr>
            <w:tcW w:w="1134" w:type="dxa"/>
          </w:tcPr>
          <w:p w14:paraId="3457C432" w14:textId="77777777" w:rsidR="00973C7F" w:rsidRPr="0027162A" w:rsidRDefault="00973C7F" w:rsidP="00627E9C">
            <w:pPr>
              <w:rPr>
                <w:sz w:val="10"/>
                <w:szCs w:val="10"/>
              </w:rPr>
            </w:pPr>
          </w:p>
        </w:tc>
        <w:tc>
          <w:tcPr>
            <w:tcW w:w="1134" w:type="dxa"/>
          </w:tcPr>
          <w:p w14:paraId="260E766D" w14:textId="77777777" w:rsidR="00973C7F" w:rsidRPr="0027162A" w:rsidRDefault="00973C7F" w:rsidP="00627E9C">
            <w:pPr>
              <w:rPr>
                <w:sz w:val="10"/>
                <w:szCs w:val="10"/>
              </w:rPr>
            </w:pPr>
          </w:p>
        </w:tc>
      </w:tr>
      <w:tr w:rsidR="00164EBA" w:rsidRPr="0027162A" w14:paraId="70A7971F" w14:textId="77777777" w:rsidTr="00164EBA">
        <w:trPr>
          <w:trHeight w:val="272"/>
        </w:trPr>
        <w:tc>
          <w:tcPr>
            <w:tcW w:w="1498" w:type="dxa"/>
          </w:tcPr>
          <w:p w14:paraId="5F251625" w14:textId="450BAD52" w:rsidR="00973C7F" w:rsidRPr="0027162A" w:rsidRDefault="00973C7F" w:rsidP="00627E9C">
            <w:pPr>
              <w:jc w:val="both"/>
              <w:rPr>
                <w:rStyle w:val="y2iqfc"/>
                <w:b/>
                <w:sz w:val="10"/>
                <w:szCs w:val="10"/>
                <w:lang w:val="pt-PT"/>
              </w:rPr>
            </w:pPr>
            <w:r w:rsidRPr="0027162A">
              <w:rPr>
                <w:rStyle w:val="y2iqfc"/>
                <w:b/>
                <w:sz w:val="10"/>
                <w:szCs w:val="10"/>
                <w:lang w:val="pt-PT"/>
              </w:rPr>
              <w:t xml:space="preserve">E. Realização </w:t>
            </w:r>
            <w:r w:rsidR="00C23DB0" w:rsidRPr="0027162A">
              <w:rPr>
                <w:rStyle w:val="y2iqfc"/>
                <w:b/>
                <w:sz w:val="10"/>
                <w:szCs w:val="10"/>
                <w:lang w:val="pt-PT"/>
              </w:rPr>
              <w:t>de cursos</w:t>
            </w:r>
            <w:r w:rsidRPr="0027162A">
              <w:rPr>
                <w:rStyle w:val="y2iqfc"/>
                <w:b/>
                <w:sz w:val="10"/>
                <w:szCs w:val="10"/>
                <w:lang w:val="pt-PT"/>
              </w:rPr>
              <w:t xml:space="preserve"> de treinamento ou educação.</w:t>
            </w:r>
          </w:p>
        </w:tc>
        <w:tc>
          <w:tcPr>
            <w:tcW w:w="765" w:type="dxa"/>
          </w:tcPr>
          <w:p w14:paraId="2CCF8539" w14:textId="77777777" w:rsidR="00973C7F" w:rsidRPr="0027162A" w:rsidRDefault="00973C7F" w:rsidP="00627E9C">
            <w:pPr>
              <w:rPr>
                <w:sz w:val="10"/>
                <w:szCs w:val="10"/>
              </w:rPr>
            </w:pPr>
          </w:p>
        </w:tc>
        <w:tc>
          <w:tcPr>
            <w:tcW w:w="851" w:type="dxa"/>
          </w:tcPr>
          <w:p w14:paraId="3036B83F" w14:textId="77777777" w:rsidR="00973C7F" w:rsidRPr="0027162A" w:rsidRDefault="00973C7F" w:rsidP="00627E9C">
            <w:pPr>
              <w:rPr>
                <w:sz w:val="10"/>
                <w:szCs w:val="10"/>
              </w:rPr>
            </w:pPr>
          </w:p>
        </w:tc>
        <w:tc>
          <w:tcPr>
            <w:tcW w:w="850" w:type="dxa"/>
          </w:tcPr>
          <w:p w14:paraId="3E4708E0" w14:textId="77777777" w:rsidR="00973C7F" w:rsidRPr="0027162A" w:rsidRDefault="00973C7F" w:rsidP="00627E9C">
            <w:pPr>
              <w:rPr>
                <w:sz w:val="10"/>
                <w:szCs w:val="10"/>
              </w:rPr>
            </w:pPr>
          </w:p>
        </w:tc>
        <w:tc>
          <w:tcPr>
            <w:tcW w:w="993" w:type="dxa"/>
          </w:tcPr>
          <w:p w14:paraId="462C57DC" w14:textId="77777777" w:rsidR="00973C7F" w:rsidRPr="0027162A" w:rsidRDefault="00973C7F" w:rsidP="00627E9C">
            <w:pPr>
              <w:rPr>
                <w:sz w:val="10"/>
                <w:szCs w:val="10"/>
              </w:rPr>
            </w:pPr>
          </w:p>
        </w:tc>
        <w:tc>
          <w:tcPr>
            <w:tcW w:w="850" w:type="dxa"/>
          </w:tcPr>
          <w:p w14:paraId="2E336EA3" w14:textId="77777777" w:rsidR="00973C7F" w:rsidRPr="0027162A" w:rsidRDefault="00973C7F" w:rsidP="00627E9C">
            <w:pPr>
              <w:rPr>
                <w:sz w:val="10"/>
                <w:szCs w:val="10"/>
              </w:rPr>
            </w:pPr>
          </w:p>
        </w:tc>
        <w:tc>
          <w:tcPr>
            <w:tcW w:w="992" w:type="dxa"/>
          </w:tcPr>
          <w:p w14:paraId="06282348" w14:textId="77777777" w:rsidR="00973C7F" w:rsidRPr="0027162A" w:rsidRDefault="00973C7F" w:rsidP="00627E9C">
            <w:pPr>
              <w:rPr>
                <w:sz w:val="10"/>
                <w:szCs w:val="10"/>
              </w:rPr>
            </w:pPr>
          </w:p>
        </w:tc>
        <w:tc>
          <w:tcPr>
            <w:tcW w:w="1134" w:type="dxa"/>
          </w:tcPr>
          <w:p w14:paraId="4CDE403F" w14:textId="77777777" w:rsidR="00973C7F" w:rsidRPr="0027162A" w:rsidRDefault="00973C7F" w:rsidP="00627E9C">
            <w:pPr>
              <w:rPr>
                <w:sz w:val="10"/>
                <w:szCs w:val="10"/>
              </w:rPr>
            </w:pPr>
          </w:p>
        </w:tc>
        <w:tc>
          <w:tcPr>
            <w:tcW w:w="1134" w:type="dxa"/>
          </w:tcPr>
          <w:p w14:paraId="0553887B" w14:textId="77777777" w:rsidR="00973C7F" w:rsidRPr="0027162A" w:rsidRDefault="00973C7F" w:rsidP="00627E9C">
            <w:pPr>
              <w:rPr>
                <w:sz w:val="10"/>
                <w:szCs w:val="10"/>
              </w:rPr>
            </w:pPr>
          </w:p>
        </w:tc>
      </w:tr>
      <w:tr w:rsidR="00164EBA" w:rsidRPr="0027162A" w14:paraId="08CA5700" w14:textId="77777777" w:rsidTr="00164EBA">
        <w:trPr>
          <w:trHeight w:val="272"/>
        </w:trPr>
        <w:tc>
          <w:tcPr>
            <w:tcW w:w="1498" w:type="dxa"/>
          </w:tcPr>
          <w:p w14:paraId="685D6231" w14:textId="77777777" w:rsidR="00973C7F" w:rsidRPr="0027162A" w:rsidRDefault="00973C7F" w:rsidP="00627E9C">
            <w:pPr>
              <w:jc w:val="both"/>
              <w:rPr>
                <w:rStyle w:val="y2iqfc"/>
                <w:b/>
                <w:sz w:val="10"/>
                <w:szCs w:val="10"/>
                <w:lang w:val="pt-PT"/>
              </w:rPr>
            </w:pPr>
            <w:r w:rsidRPr="0027162A">
              <w:rPr>
                <w:rStyle w:val="y2iqfc"/>
                <w:b/>
                <w:sz w:val="10"/>
                <w:szCs w:val="10"/>
                <w:lang w:val="pt-PT"/>
              </w:rPr>
              <w:t>F. Atividades esportivas, culturais ou de lazer.</w:t>
            </w:r>
          </w:p>
          <w:p w14:paraId="618CDB39" w14:textId="77777777" w:rsidR="00973C7F" w:rsidRPr="0027162A" w:rsidRDefault="00973C7F" w:rsidP="00627E9C">
            <w:pPr>
              <w:jc w:val="both"/>
              <w:rPr>
                <w:rStyle w:val="y2iqfc"/>
                <w:b/>
                <w:sz w:val="10"/>
                <w:szCs w:val="10"/>
                <w:lang w:val="pt-PT"/>
              </w:rPr>
            </w:pPr>
          </w:p>
        </w:tc>
        <w:tc>
          <w:tcPr>
            <w:tcW w:w="765" w:type="dxa"/>
          </w:tcPr>
          <w:p w14:paraId="73C30959" w14:textId="77777777" w:rsidR="00973C7F" w:rsidRPr="0027162A" w:rsidRDefault="00973C7F" w:rsidP="00627E9C">
            <w:pPr>
              <w:rPr>
                <w:sz w:val="10"/>
                <w:szCs w:val="10"/>
              </w:rPr>
            </w:pPr>
          </w:p>
        </w:tc>
        <w:tc>
          <w:tcPr>
            <w:tcW w:w="851" w:type="dxa"/>
          </w:tcPr>
          <w:p w14:paraId="1C4A8DE6" w14:textId="77777777" w:rsidR="00973C7F" w:rsidRPr="0027162A" w:rsidRDefault="00973C7F" w:rsidP="00627E9C">
            <w:pPr>
              <w:rPr>
                <w:sz w:val="10"/>
                <w:szCs w:val="10"/>
              </w:rPr>
            </w:pPr>
          </w:p>
        </w:tc>
        <w:tc>
          <w:tcPr>
            <w:tcW w:w="850" w:type="dxa"/>
          </w:tcPr>
          <w:p w14:paraId="7332800D" w14:textId="77777777" w:rsidR="00973C7F" w:rsidRPr="0027162A" w:rsidRDefault="00973C7F" w:rsidP="00627E9C">
            <w:pPr>
              <w:rPr>
                <w:sz w:val="10"/>
                <w:szCs w:val="10"/>
              </w:rPr>
            </w:pPr>
          </w:p>
        </w:tc>
        <w:tc>
          <w:tcPr>
            <w:tcW w:w="993" w:type="dxa"/>
          </w:tcPr>
          <w:p w14:paraId="73676835" w14:textId="77777777" w:rsidR="00973C7F" w:rsidRPr="0027162A" w:rsidRDefault="00973C7F" w:rsidP="00627E9C">
            <w:pPr>
              <w:rPr>
                <w:sz w:val="10"/>
                <w:szCs w:val="10"/>
              </w:rPr>
            </w:pPr>
          </w:p>
        </w:tc>
        <w:tc>
          <w:tcPr>
            <w:tcW w:w="850" w:type="dxa"/>
          </w:tcPr>
          <w:p w14:paraId="6115B243" w14:textId="77777777" w:rsidR="00973C7F" w:rsidRPr="0027162A" w:rsidRDefault="00973C7F" w:rsidP="00627E9C">
            <w:pPr>
              <w:rPr>
                <w:sz w:val="10"/>
                <w:szCs w:val="10"/>
              </w:rPr>
            </w:pPr>
          </w:p>
        </w:tc>
        <w:tc>
          <w:tcPr>
            <w:tcW w:w="992" w:type="dxa"/>
          </w:tcPr>
          <w:p w14:paraId="18649BAB" w14:textId="77777777" w:rsidR="00973C7F" w:rsidRPr="0027162A" w:rsidRDefault="00973C7F" w:rsidP="00627E9C">
            <w:pPr>
              <w:rPr>
                <w:sz w:val="10"/>
                <w:szCs w:val="10"/>
              </w:rPr>
            </w:pPr>
          </w:p>
        </w:tc>
        <w:tc>
          <w:tcPr>
            <w:tcW w:w="1134" w:type="dxa"/>
          </w:tcPr>
          <w:p w14:paraId="66B4B51A" w14:textId="77777777" w:rsidR="00973C7F" w:rsidRPr="0027162A" w:rsidRDefault="00973C7F" w:rsidP="00627E9C">
            <w:pPr>
              <w:rPr>
                <w:sz w:val="10"/>
                <w:szCs w:val="10"/>
              </w:rPr>
            </w:pPr>
          </w:p>
        </w:tc>
        <w:tc>
          <w:tcPr>
            <w:tcW w:w="1134" w:type="dxa"/>
          </w:tcPr>
          <w:p w14:paraId="3D949950" w14:textId="77777777" w:rsidR="00973C7F" w:rsidRPr="0027162A" w:rsidRDefault="00973C7F" w:rsidP="00627E9C">
            <w:pPr>
              <w:rPr>
                <w:sz w:val="10"/>
                <w:szCs w:val="10"/>
              </w:rPr>
            </w:pPr>
          </w:p>
        </w:tc>
      </w:tr>
      <w:tr w:rsidR="00164EBA" w:rsidRPr="0027162A" w14:paraId="0271116D" w14:textId="77777777" w:rsidTr="00164EBA">
        <w:trPr>
          <w:trHeight w:val="272"/>
        </w:trPr>
        <w:tc>
          <w:tcPr>
            <w:tcW w:w="1498" w:type="dxa"/>
          </w:tcPr>
          <w:p w14:paraId="557852AC" w14:textId="77777777" w:rsidR="00973C7F" w:rsidRPr="0027162A" w:rsidRDefault="00973C7F" w:rsidP="00627E9C">
            <w:pPr>
              <w:rPr>
                <w:b/>
                <w:sz w:val="10"/>
                <w:szCs w:val="10"/>
              </w:rPr>
            </w:pPr>
            <w:r w:rsidRPr="0027162A">
              <w:rPr>
                <w:rStyle w:val="y2iqfc"/>
                <w:b/>
                <w:sz w:val="10"/>
                <w:szCs w:val="10"/>
                <w:lang w:val="pt-PT"/>
              </w:rPr>
              <w:t>G. Relaxamento ou atividades solitárias planejadas.</w:t>
            </w:r>
          </w:p>
          <w:p w14:paraId="040868C1" w14:textId="77777777" w:rsidR="00973C7F" w:rsidRPr="0027162A" w:rsidRDefault="00973C7F" w:rsidP="00627E9C">
            <w:pPr>
              <w:jc w:val="both"/>
              <w:rPr>
                <w:rStyle w:val="y2iqfc"/>
                <w:b/>
                <w:sz w:val="10"/>
                <w:szCs w:val="10"/>
              </w:rPr>
            </w:pPr>
          </w:p>
        </w:tc>
        <w:tc>
          <w:tcPr>
            <w:tcW w:w="765" w:type="dxa"/>
          </w:tcPr>
          <w:p w14:paraId="51A7668A" w14:textId="77777777" w:rsidR="00973C7F" w:rsidRPr="0027162A" w:rsidRDefault="00973C7F" w:rsidP="00627E9C">
            <w:pPr>
              <w:rPr>
                <w:sz w:val="10"/>
                <w:szCs w:val="10"/>
              </w:rPr>
            </w:pPr>
          </w:p>
        </w:tc>
        <w:tc>
          <w:tcPr>
            <w:tcW w:w="851" w:type="dxa"/>
          </w:tcPr>
          <w:p w14:paraId="1E159F57" w14:textId="77777777" w:rsidR="00973C7F" w:rsidRPr="0027162A" w:rsidRDefault="00973C7F" w:rsidP="00627E9C">
            <w:pPr>
              <w:rPr>
                <w:sz w:val="10"/>
                <w:szCs w:val="10"/>
              </w:rPr>
            </w:pPr>
          </w:p>
        </w:tc>
        <w:tc>
          <w:tcPr>
            <w:tcW w:w="850" w:type="dxa"/>
          </w:tcPr>
          <w:p w14:paraId="3E8E92F7" w14:textId="77777777" w:rsidR="00973C7F" w:rsidRPr="0027162A" w:rsidRDefault="00973C7F" w:rsidP="00627E9C">
            <w:pPr>
              <w:rPr>
                <w:sz w:val="10"/>
                <w:szCs w:val="10"/>
              </w:rPr>
            </w:pPr>
          </w:p>
        </w:tc>
        <w:tc>
          <w:tcPr>
            <w:tcW w:w="993" w:type="dxa"/>
          </w:tcPr>
          <w:p w14:paraId="7EA8D6B5" w14:textId="77777777" w:rsidR="00973C7F" w:rsidRPr="0027162A" w:rsidRDefault="00973C7F" w:rsidP="00627E9C">
            <w:pPr>
              <w:rPr>
                <w:sz w:val="10"/>
                <w:szCs w:val="10"/>
              </w:rPr>
            </w:pPr>
          </w:p>
        </w:tc>
        <w:tc>
          <w:tcPr>
            <w:tcW w:w="850" w:type="dxa"/>
          </w:tcPr>
          <w:p w14:paraId="2E41DAD0" w14:textId="77777777" w:rsidR="00973C7F" w:rsidRPr="0027162A" w:rsidRDefault="00973C7F" w:rsidP="00627E9C">
            <w:pPr>
              <w:rPr>
                <w:sz w:val="10"/>
                <w:szCs w:val="10"/>
              </w:rPr>
            </w:pPr>
          </w:p>
        </w:tc>
        <w:tc>
          <w:tcPr>
            <w:tcW w:w="992" w:type="dxa"/>
          </w:tcPr>
          <w:p w14:paraId="2F74172F" w14:textId="77777777" w:rsidR="00973C7F" w:rsidRPr="0027162A" w:rsidRDefault="00973C7F" w:rsidP="00627E9C">
            <w:pPr>
              <w:rPr>
                <w:sz w:val="10"/>
                <w:szCs w:val="10"/>
              </w:rPr>
            </w:pPr>
          </w:p>
        </w:tc>
        <w:tc>
          <w:tcPr>
            <w:tcW w:w="1134" w:type="dxa"/>
          </w:tcPr>
          <w:p w14:paraId="13AA33B4" w14:textId="77777777" w:rsidR="00973C7F" w:rsidRPr="0027162A" w:rsidRDefault="00973C7F" w:rsidP="00627E9C">
            <w:pPr>
              <w:rPr>
                <w:sz w:val="10"/>
                <w:szCs w:val="10"/>
              </w:rPr>
            </w:pPr>
          </w:p>
        </w:tc>
        <w:tc>
          <w:tcPr>
            <w:tcW w:w="1134" w:type="dxa"/>
          </w:tcPr>
          <w:p w14:paraId="038E3AC4" w14:textId="77777777" w:rsidR="00973C7F" w:rsidRPr="0027162A" w:rsidRDefault="00973C7F" w:rsidP="00627E9C">
            <w:pPr>
              <w:rPr>
                <w:sz w:val="10"/>
                <w:szCs w:val="10"/>
              </w:rPr>
            </w:pPr>
          </w:p>
        </w:tc>
      </w:tr>
    </w:tbl>
    <w:p w14:paraId="57E08197" w14:textId="77777777" w:rsidR="00973C7F" w:rsidRPr="0027162A" w:rsidRDefault="00973C7F" w:rsidP="00627E9C">
      <w:pPr>
        <w:spacing w:line="240" w:lineRule="auto"/>
        <w:rPr>
          <w:rStyle w:val="y2iqfc"/>
          <w:sz w:val="10"/>
          <w:szCs w:val="10"/>
          <w:lang w:val="pt-PT"/>
        </w:rPr>
      </w:pPr>
    </w:p>
    <w:p w14:paraId="5AD875E4" w14:textId="77777777" w:rsidR="00973C7F" w:rsidRPr="0027162A" w:rsidRDefault="00973C7F" w:rsidP="00627E9C">
      <w:pPr>
        <w:spacing w:line="240" w:lineRule="auto"/>
        <w:rPr>
          <w:rStyle w:val="y2iqfc"/>
          <w:sz w:val="10"/>
          <w:szCs w:val="10"/>
          <w:lang w:val="pt-PT"/>
        </w:rPr>
      </w:pPr>
    </w:p>
    <w:p w14:paraId="3D2F8538" w14:textId="6C05077E" w:rsidR="00973C7F" w:rsidRPr="0027162A" w:rsidRDefault="00973C7F" w:rsidP="00627E9C">
      <w:pPr>
        <w:spacing w:line="240" w:lineRule="auto"/>
        <w:rPr>
          <w:b/>
          <w:sz w:val="10"/>
          <w:szCs w:val="10"/>
        </w:rPr>
      </w:pPr>
      <w:r w:rsidRPr="0027162A">
        <w:rPr>
          <w:rStyle w:val="y2iqfc"/>
          <w:b/>
          <w:sz w:val="10"/>
          <w:szCs w:val="10"/>
          <w:lang w:val="pt-PT"/>
        </w:rPr>
        <w:t xml:space="preserve"> Você concluiu o NIOSH WellBQ. Obrigado pelo seu tempo!</w:t>
      </w:r>
    </w:p>
    <w:p w14:paraId="71C243CA" w14:textId="77777777" w:rsidR="00973C7F" w:rsidRPr="0027162A" w:rsidRDefault="00973C7F" w:rsidP="00627E9C">
      <w:pPr>
        <w:tabs>
          <w:tab w:val="left" w:pos="4680"/>
        </w:tabs>
        <w:rPr>
          <w:b/>
          <w:sz w:val="13"/>
          <w:szCs w:val="13"/>
        </w:rPr>
      </w:pPr>
    </w:p>
    <w:p w14:paraId="44AF8EB9" w14:textId="77777777" w:rsidR="00973C7F" w:rsidRPr="0027162A" w:rsidRDefault="00973C7F" w:rsidP="00627E9C">
      <w:pPr>
        <w:tabs>
          <w:tab w:val="left" w:pos="4680"/>
        </w:tabs>
        <w:rPr>
          <w:b/>
          <w:sz w:val="13"/>
          <w:szCs w:val="13"/>
        </w:rPr>
      </w:pPr>
      <w:r w:rsidRPr="0027162A">
        <w:rPr>
          <w:b/>
          <w:sz w:val="13"/>
          <w:szCs w:val="13"/>
        </w:rPr>
        <w:t>Itens Opcionais</w:t>
      </w:r>
    </w:p>
    <w:p w14:paraId="1E03303E" w14:textId="50A6C79A" w:rsidR="00973C7F" w:rsidRDefault="00973C7F" w:rsidP="00627E9C">
      <w:pPr>
        <w:tabs>
          <w:tab w:val="left" w:pos="4680"/>
        </w:tabs>
        <w:rPr>
          <w:b/>
          <w:sz w:val="10"/>
          <w:szCs w:val="10"/>
        </w:rPr>
      </w:pPr>
      <w:r w:rsidRPr="0027162A">
        <w:rPr>
          <w:b/>
          <w:sz w:val="10"/>
          <w:szCs w:val="10"/>
        </w:rPr>
        <w:t>As perguntas nesta seção são sobre seus atuais arranjos de trabalho, ocupação, e o setor industrial em que você está trabalhando. Se você tem mais de um emprego, por favor responda às perguntas que se aplicam ao seu trabalho principal.</w:t>
      </w:r>
    </w:p>
    <w:p w14:paraId="2944345E" w14:textId="77777777" w:rsidR="003F76FC" w:rsidRPr="0027162A" w:rsidRDefault="003F76FC" w:rsidP="00627E9C">
      <w:pPr>
        <w:tabs>
          <w:tab w:val="left" w:pos="4680"/>
        </w:tabs>
        <w:rPr>
          <w:b/>
          <w:sz w:val="10"/>
          <w:szCs w:val="10"/>
        </w:rPr>
      </w:pPr>
    </w:p>
    <w:p w14:paraId="7B5E769D" w14:textId="77777777" w:rsidR="00973C7F" w:rsidRPr="0027162A" w:rsidRDefault="00973C7F" w:rsidP="00627E9C">
      <w:pPr>
        <w:tabs>
          <w:tab w:val="left" w:pos="4680"/>
        </w:tabs>
        <w:rPr>
          <w:b/>
          <w:sz w:val="10"/>
          <w:szCs w:val="10"/>
        </w:rPr>
      </w:pPr>
      <w:r w:rsidRPr="0027162A">
        <w:rPr>
          <w:b/>
          <w:sz w:val="10"/>
          <w:szCs w:val="10"/>
        </w:rPr>
        <w:t>E1. Como você descreveria seu arranjo de trabalho em seu trabalho?</w:t>
      </w:r>
    </w:p>
    <w:p w14:paraId="71F958C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contratante independente, um consultor independente ou um trabalhador freelance.</w:t>
      </w:r>
    </w:p>
    <w:p w14:paraId="05D07C6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Estou de plantão e só trabalho quando chamado.</w:t>
      </w:r>
    </w:p>
    <w:p w14:paraId="2A4048D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pago por uma agência temporária.</w:t>
      </w:r>
    </w:p>
    <w:p w14:paraId="7F3825E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Eu trabalho para um empreiteiro que fornece trabalhadores e serviços a outros sob contrato.</w:t>
      </w:r>
    </w:p>
    <w:p w14:paraId="28129357" w14:textId="6D76C48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empregado regular e permanente.</w:t>
      </w:r>
    </w:p>
    <w:p w14:paraId="005DD951" w14:textId="77777777" w:rsidR="00973C7F" w:rsidRPr="0027162A" w:rsidRDefault="00973C7F" w:rsidP="00627E9C">
      <w:pPr>
        <w:tabs>
          <w:tab w:val="left" w:pos="4680"/>
        </w:tabs>
        <w:rPr>
          <w:sz w:val="10"/>
          <w:szCs w:val="10"/>
        </w:rPr>
      </w:pPr>
    </w:p>
    <w:p w14:paraId="6BAB3FA7" w14:textId="77777777" w:rsidR="00973C7F" w:rsidRPr="0027162A" w:rsidRDefault="00973C7F" w:rsidP="00627E9C">
      <w:pPr>
        <w:tabs>
          <w:tab w:val="left" w:pos="4680"/>
        </w:tabs>
        <w:rPr>
          <w:b/>
          <w:sz w:val="10"/>
          <w:szCs w:val="10"/>
        </w:rPr>
      </w:pPr>
      <w:r w:rsidRPr="0027162A">
        <w:rPr>
          <w:b/>
          <w:sz w:val="10"/>
          <w:szCs w:val="10"/>
        </w:rPr>
        <w:t>E2. Seu trabalho é tempo integral ou meio período?</w:t>
      </w:r>
    </w:p>
    <w:p w14:paraId="23B5DBB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Em tempo integral </w:t>
      </w:r>
    </w:p>
    <w:p w14:paraId="12BA9A47" w14:textId="2B66B87E"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Meio-período </w:t>
      </w:r>
    </w:p>
    <w:p w14:paraId="1EC078DE" w14:textId="77777777" w:rsidR="00973C7F" w:rsidRPr="0027162A" w:rsidRDefault="00973C7F" w:rsidP="00627E9C">
      <w:pPr>
        <w:tabs>
          <w:tab w:val="left" w:pos="4680"/>
        </w:tabs>
        <w:rPr>
          <w:sz w:val="10"/>
          <w:szCs w:val="10"/>
        </w:rPr>
      </w:pPr>
    </w:p>
    <w:p w14:paraId="1BBD625F" w14:textId="77777777" w:rsidR="00973C7F" w:rsidRPr="0027162A" w:rsidRDefault="00973C7F" w:rsidP="00627E9C">
      <w:pPr>
        <w:tabs>
          <w:tab w:val="left" w:pos="4680"/>
        </w:tabs>
        <w:rPr>
          <w:b/>
          <w:sz w:val="10"/>
          <w:szCs w:val="10"/>
        </w:rPr>
      </w:pPr>
      <w:r w:rsidRPr="0027162A">
        <w:rPr>
          <w:b/>
          <w:sz w:val="10"/>
          <w:szCs w:val="10"/>
        </w:rPr>
        <w:t>E3. Há quanto tempo você trabalha no seu emprego?</w:t>
      </w:r>
    </w:p>
    <w:p w14:paraId="4B73A26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ano </w:t>
      </w:r>
    </w:p>
    <w:p w14:paraId="2E2A966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1-5 anos </w:t>
      </w:r>
    </w:p>
    <w:p w14:paraId="32D985E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6-10 anos </w:t>
      </w:r>
    </w:p>
    <w:p w14:paraId="5DF1B7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10-20 anos </w:t>
      </w:r>
    </w:p>
    <w:p w14:paraId="1D1F038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Mais de 20 anos </w:t>
      </w:r>
    </w:p>
    <w:p w14:paraId="49D7B3BA" w14:textId="77777777" w:rsidR="00973C7F" w:rsidRPr="0027162A" w:rsidRDefault="00973C7F" w:rsidP="00627E9C">
      <w:pPr>
        <w:tabs>
          <w:tab w:val="left" w:pos="4680"/>
        </w:tabs>
        <w:rPr>
          <w:sz w:val="10"/>
          <w:szCs w:val="10"/>
        </w:rPr>
      </w:pPr>
    </w:p>
    <w:p w14:paraId="7316C44E" w14:textId="77777777" w:rsidR="00973C7F" w:rsidRPr="0027162A" w:rsidRDefault="00973C7F" w:rsidP="00627E9C">
      <w:pPr>
        <w:tabs>
          <w:tab w:val="left" w:pos="4680"/>
        </w:tabs>
        <w:rPr>
          <w:b/>
          <w:sz w:val="10"/>
          <w:szCs w:val="10"/>
        </w:rPr>
      </w:pPr>
      <w:r w:rsidRPr="0027162A">
        <w:rPr>
          <w:b/>
          <w:sz w:val="10"/>
          <w:szCs w:val="10"/>
        </w:rPr>
        <w:t xml:space="preserve">E4. Selecione a ocupação que melhor descreve o tipo de trabalho que você faz. </w:t>
      </w:r>
    </w:p>
    <w:p w14:paraId="4B75C7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Arquitetura e Engenharia</w:t>
      </w:r>
    </w:p>
    <w:p w14:paraId="0063A6C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Design, Entretenimento, Esportes e Mídia</w:t>
      </w:r>
    </w:p>
    <w:p w14:paraId="0A020FF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Limpeza e Manutenção de edifícios e terrenos</w:t>
      </w:r>
    </w:p>
    <w:p w14:paraId="0C2A36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Negócios e Operações Financeiras</w:t>
      </w:r>
    </w:p>
    <w:p w14:paraId="4A75782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Informática e Matemática </w:t>
      </w:r>
    </w:p>
    <w:p w14:paraId="178E647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Comunitário e Social</w:t>
      </w:r>
    </w:p>
    <w:p w14:paraId="4CB0A09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Construção e Extração </w:t>
      </w:r>
    </w:p>
    <w:p w14:paraId="2F0E852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Instrução Educacional e Biblioteca</w:t>
      </w:r>
    </w:p>
    <w:p w14:paraId="5B16BBA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Pesca e Silvicultura</w:t>
      </w:r>
    </w:p>
    <w:p w14:paraId="122AB08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Preparação de alimentos e serviços relacionados</w:t>
      </w:r>
    </w:p>
    <w:p w14:paraId="0AC29B8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Profissionais e Técnicos de Saúde </w:t>
      </w:r>
    </w:p>
    <w:p w14:paraId="66D5999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Suporte de Saúde </w:t>
      </w:r>
    </w:p>
    <w:p w14:paraId="2B72AA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Instalação, Manutenção e Reparo </w:t>
      </w:r>
    </w:p>
    <w:p w14:paraId="68F266E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Jurídico </w:t>
      </w:r>
    </w:p>
    <w:p w14:paraId="3663606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Ciências da Vida, Físicas e Sociais </w:t>
      </w:r>
    </w:p>
    <w:p w14:paraId="1D75FB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Gestão </w:t>
      </w:r>
    </w:p>
    <w:p w14:paraId="5248C9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de Materiais </w:t>
      </w:r>
    </w:p>
    <w:p w14:paraId="4D5998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Específico Militar </w:t>
      </w:r>
    </w:p>
    <w:p w14:paraId="012B6ED0" w14:textId="77777777" w:rsidR="00973C7F" w:rsidRPr="0027162A" w:rsidRDefault="00973C7F" w:rsidP="00627E9C">
      <w:pPr>
        <w:tabs>
          <w:tab w:val="left" w:pos="4680"/>
        </w:tabs>
        <w:rPr>
          <w:sz w:val="10"/>
          <w:szCs w:val="10"/>
        </w:rPr>
      </w:pPr>
      <w:r w:rsidRPr="0027162A">
        <w:rPr>
          <w:rStyle w:val="y2iqfc"/>
          <w:sz w:val="10"/>
          <w:szCs w:val="10"/>
          <w:lang w:val="pt-PT"/>
        </w:rPr>
        <w:lastRenderedPageBreak/>
        <w:t xml:space="preserve">□ </w:t>
      </w:r>
      <w:r w:rsidRPr="0027162A">
        <w:rPr>
          <w:sz w:val="10"/>
          <w:szCs w:val="10"/>
        </w:rPr>
        <w:t xml:space="preserve">Escritório e Apoio Administrativo </w:t>
      </w:r>
    </w:p>
    <w:p w14:paraId="7A46E2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e Serviços Pessoais</w:t>
      </w:r>
    </w:p>
    <w:p w14:paraId="0C6FFAE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Produção </w:t>
      </w:r>
    </w:p>
    <w:p w14:paraId="3EF91D8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de Proteção</w:t>
      </w:r>
    </w:p>
    <w:p w14:paraId="75EF757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Vendas e </w:t>
      </w:r>
      <w:proofErr w:type="spellStart"/>
      <w:r w:rsidRPr="0027162A">
        <w:rPr>
          <w:sz w:val="10"/>
          <w:szCs w:val="10"/>
        </w:rPr>
        <w:t>Afin</w:t>
      </w:r>
      <w:proofErr w:type="spellEnd"/>
    </w:p>
    <w:p w14:paraId="7E79A4B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w:t>
      </w:r>
    </w:p>
    <w:p w14:paraId="1BB064D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59191851" w14:textId="77777777" w:rsidR="00973C7F" w:rsidRPr="0027162A" w:rsidRDefault="00973C7F" w:rsidP="00627E9C">
      <w:pPr>
        <w:tabs>
          <w:tab w:val="left" w:pos="4680"/>
        </w:tabs>
        <w:rPr>
          <w:sz w:val="10"/>
          <w:szCs w:val="10"/>
        </w:rPr>
      </w:pPr>
    </w:p>
    <w:p w14:paraId="32C6CC92" w14:textId="77777777" w:rsidR="00973C7F" w:rsidRPr="0027162A" w:rsidRDefault="00973C7F" w:rsidP="00627E9C">
      <w:pPr>
        <w:tabs>
          <w:tab w:val="left" w:pos="4680"/>
        </w:tabs>
        <w:rPr>
          <w:sz w:val="10"/>
          <w:szCs w:val="10"/>
        </w:rPr>
      </w:pPr>
      <w:r w:rsidRPr="0027162A">
        <w:rPr>
          <w:sz w:val="10"/>
          <w:szCs w:val="10"/>
        </w:rPr>
        <w:t>E5. Selecione o tipo de indústria ou empresa em que você trabalha para o seu trabalho.</w:t>
      </w:r>
    </w:p>
    <w:p w14:paraId="0FA2BB2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Entretenimento e Recreação</w:t>
      </w:r>
    </w:p>
    <w:p w14:paraId="70F2B74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de Hospedagem e Alimentação</w:t>
      </w:r>
    </w:p>
    <w:p w14:paraId="2A6D54F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Administrativo e de Apoio e Gestão de Resíduos</w:t>
      </w:r>
    </w:p>
    <w:p w14:paraId="3F624B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Silvicultura, Pesca e Caça</w:t>
      </w:r>
    </w:p>
    <w:p w14:paraId="38E5DCB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Construção</w:t>
      </w:r>
    </w:p>
    <w:p w14:paraId="6551D5D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Educacionais</w:t>
      </w:r>
    </w:p>
    <w:p w14:paraId="0F846B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Finanças e Seguros</w:t>
      </w:r>
    </w:p>
    <w:p w14:paraId="661426A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de Saúde e Assistência Social</w:t>
      </w:r>
    </w:p>
    <w:p w14:paraId="2E1CE1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Informações</w:t>
      </w:r>
    </w:p>
    <w:p w14:paraId="250910C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Gestão de Empresas e Empreendimentos</w:t>
      </w:r>
    </w:p>
    <w:p w14:paraId="67D608C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Fabricação</w:t>
      </w:r>
    </w:p>
    <w:p w14:paraId="191B634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Militar</w:t>
      </w:r>
    </w:p>
    <w:p w14:paraId="4ABC82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Mineração, Pedreiras e Extração de Petróleo e Gás</w:t>
      </w:r>
    </w:p>
    <w:p w14:paraId="3CE144D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Outros serviços, exceto administração pública</w:t>
      </w:r>
    </w:p>
    <w:p w14:paraId="291B6C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Administração Pública</w:t>
      </w:r>
    </w:p>
    <w:p w14:paraId="1C0D67D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Profissionais, Científicos e Técnicos</w:t>
      </w:r>
    </w:p>
    <w:p w14:paraId="4956A97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Imóveis e Aluguel e Leasing</w:t>
      </w:r>
    </w:p>
    <w:p w14:paraId="1CB0BAD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Varejista</w:t>
      </w:r>
    </w:p>
    <w:p w14:paraId="42FD685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Transporte e Armazenagem</w:t>
      </w:r>
    </w:p>
    <w:p w14:paraId="0E9859A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Utilitários</w:t>
      </w:r>
    </w:p>
    <w:p w14:paraId="05B31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por Atacado</w:t>
      </w:r>
    </w:p>
    <w:p w14:paraId="41F8A2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7A898767" w14:textId="77777777" w:rsidR="00973C7F" w:rsidRPr="0027162A" w:rsidRDefault="00973C7F" w:rsidP="00627E9C">
      <w:pPr>
        <w:tabs>
          <w:tab w:val="left" w:pos="4680"/>
        </w:tabs>
        <w:rPr>
          <w:sz w:val="10"/>
          <w:szCs w:val="10"/>
        </w:rPr>
      </w:pPr>
    </w:p>
    <w:p w14:paraId="091C75D4" w14:textId="77777777" w:rsidR="00973C7F" w:rsidRPr="0027162A" w:rsidRDefault="00973C7F" w:rsidP="00627E9C">
      <w:pPr>
        <w:tabs>
          <w:tab w:val="left" w:pos="4680"/>
        </w:tabs>
        <w:rPr>
          <w:b/>
          <w:sz w:val="10"/>
          <w:szCs w:val="10"/>
        </w:rPr>
      </w:pPr>
      <w:r w:rsidRPr="0027162A">
        <w:rPr>
          <w:b/>
          <w:sz w:val="10"/>
          <w:szCs w:val="10"/>
        </w:rPr>
        <w:t>As perguntas nesta seção pedem informações básicas sobre você.</w:t>
      </w:r>
    </w:p>
    <w:p w14:paraId="23E0FFCA" w14:textId="77777777" w:rsidR="00973C7F" w:rsidRPr="0027162A" w:rsidRDefault="00973C7F" w:rsidP="00627E9C">
      <w:pPr>
        <w:tabs>
          <w:tab w:val="left" w:pos="4680"/>
        </w:tabs>
        <w:rPr>
          <w:b/>
          <w:sz w:val="10"/>
          <w:szCs w:val="10"/>
        </w:rPr>
      </w:pPr>
      <w:r w:rsidRPr="0027162A">
        <w:rPr>
          <w:b/>
          <w:sz w:val="10"/>
          <w:szCs w:val="10"/>
        </w:rPr>
        <w:t>D1. Qual é a sua idade?</w:t>
      </w:r>
    </w:p>
    <w:p w14:paraId="09C19D96" w14:textId="77777777" w:rsidR="00973C7F" w:rsidRPr="0027162A" w:rsidRDefault="00973C7F" w:rsidP="00627E9C">
      <w:pPr>
        <w:tabs>
          <w:tab w:val="left" w:pos="4680"/>
        </w:tabs>
        <w:rPr>
          <w:sz w:val="10"/>
          <w:szCs w:val="10"/>
        </w:rPr>
      </w:pPr>
      <w:r w:rsidRPr="0027162A">
        <w:rPr>
          <w:rStyle w:val="y2iqfc"/>
          <w:sz w:val="10"/>
          <w:szCs w:val="10"/>
          <w:lang w:val="pt-PT"/>
        </w:rPr>
        <w:t>□</w:t>
      </w:r>
      <w:r w:rsidRPr="0027162A">
        <w:rPr>
          <w:sz w:val="10"/>
          <w:szCs w:val="10"/>
        </w:rPr>
        <w:t xml:space="preserve">18–29 </w:t>
      </w:r>
    </w:p>
    <w:p w14:paraId="63C7359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30–44</w:t>
      </w:r>
    </w:p>
    <w:p w14:paraId="6C60DC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45–64 </w:t>
      </w:r>
    </w:p>
    <w:p w14:paraId="5AE85B8F" w14:textId="58E99C4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65 ou mais </w:t>
      </w:r>
    </w:p>
    <w:p w14:paraId="151C9859" w14:textId="77777777" w:rsidR="00973C7F" w:rsidRPr="0027162A" w:rsidRDefault="00973C7F" w:rsidP="00627E9C">
      <w:pPr>
        <w:tabs>
          <w:tab w:val="left" w:pos="4680"/>
        </w:tabs>
        <w:rPr>
          <w:sz w:val="10"/>
          <w:szCs w:val="10"/>
        </w:rPr>
      </w:pPr>
    </w:p>
    <w:p w14:paraId="1F0D6ADF" w14:textId="77777777" w:rsidR="00973C7F" w:rsidRPr="0027162A" w:rsidRDefault="00973C7F" w:rsidP="00627E9C">
      <w:pPr>
        <w:tabs>
          <w:tab w:val="left" w:pos="4680"/>
        </w:tabs>
        <w:rPr>
          <w:b/>
          <w:sz w:val="10"/>
          <w:szCs w:val="10"/>
        </w:rPr>
      </w:pPr>
      <w:r w:rsidRPr="0027162A">
        <w:rPr>
          <w:b/>
          <w:sz w:val="10"/>
          <w:szCs w:val="10"/>
        </w:rPr>
        <w:t>D2. Qual é o nível mais alto escolar que você completou ou o grau mais alto que você recebeu?</w:t>
      </w:r>
    </w:p>
    <w:p w14:paraId="60C9B2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Sem educação formal</w:t>
      </w:r>
    </w:p>
    <w:p w14:paraId="34CDAE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Alfabetização</w:t>
      </w:r>
    </w:p>
    <w:p w14:paraId="519FB3E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Ensino fundamental </w:t>
      </w:r>
    </w:p>
    <w:p w14:paraId="76C4E68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médio</w:t>
      </w:r>
    </w:p>
    <w:p w14:paraId="7ACBB0E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técnico</w:t>
      </w:r>
    </w:p>
    <w:p w14:paraId="734FCB8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Graduação/Superior</w:t>
      </w:r>
    </w:p>
    <w:p w14:paraId="573F692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Pós-graduação</w:t>
      </w:r>
    </w:p>
    <w:p w14:paraId="36B30F0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Mestrado</w:t>
      </w:r>
    </w:p>
    <w:p w14:paraId="0E539EE4" w14:textId="050D584A"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Doutorado</w:t>
      </w:r>
    </w:p>
    <w:p w14:paraId="6C00CD12" w14:textId="77777777" w:rsidR="00973C7F" w:rsidRPr="0027162A" w:rsidRDefault="00973C7F" w:rsidP="00627E9C">
      <w:pPr>
        <w:tabs>
          <w:tab w:val="left" w:pos="4680"/>
        </w:tabs>
        <w:rPr>
          <w:sz w:val="10"/>
          <w:szCs w:val="10"/>
        </w:rPr>
      </w:pPr>
    </w:p>
    <w:p w14:paraId="3903382B" w14:textId="77777777" w:rsidR="00973C7F" w:rsidRPr="0027162A" w:rsidRDefault="00973C7F" w:rsidP="00627E9C">
      <w:pPr>
        <w:tabs>
          <w:tab w:val="left" w:pos="4680"/>
        </w:tabs>
        <w:rPr>
          <w:b/>
          <w:sz w:val="10"/>
          <w:szCs w:val="10"/>
        </w:rPr>
      </w:pPr>
      <w:r w:rsidRPr="0027162A">
        <w:rPr>
          <w:b/>
          <w:sz w:val="10"/>
          <w:szCs w:val="10"/>
        </w:rPr>
        <w:t xml:space="preserve">D3. Você se considera hispânico ou latino? </w:t>
      </w:r>
    </w:p>
    <w:p w14:paraId="4B8E8AF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3675C1D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E99C0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4B722A9A" w14:textId="75C8229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19E4398D" w14:textId="77777777" w:rsidR="00973C7F" w:rsidRPr="0027162A" w:rsidRDefault="00973C7F" w:rsidP="00627E9C">
      <w:pPr>
        <w:tabs>
          <w:tab w:val="left" w:pos="4680"/>
        </w:tabs>
        <w:rPr>
          <w:sz w:val="10"/>
          <w:szCs w:val="10"/>
        </w:rPr>
      </w:pPr>
    </w:p>
    <w:p w14:paraId="75D9225F" w14:textId="77777777" w:rsidR="00973C7F" w:rsidRPr="0027162A" w:rsidRDefault="00973C7F" w:rsidP="00627E9C">
      <w:pPr>
        <w:tabs>
          <w:tab w:val="left" w:pos="4680"/>
        </w:tabs>
        <w:rPr>
          <w:b/>
          <w:sz w:val="10"/>
          <w:szCs w:val="10"/>
        </w:rPr>
      </w:pPr>
      <w:r w:rsidRPr="0027162A">
        <w:rPr>
          <w:b/>
          <w:sz w:val="10"/>
          <w:szCs w:val="10"/>
        </w:rPr>
        <w:t xml:space="preserve">D4. Que raça ou raças você se considera ser? Selecione um ou mais destas categorias. </w:t>
      </w:r>
      <w:r w:rsidRPr="0027162A">
        <w:rPr>
          <w:b/>
          <w:color w:val="FF0000"/>
          <w:sz w:val="10"/>
          <w:szCs w:val="10"/>
        </w:rPr>
        <w:t xml:space="preserve"> </w:t>
      </w:r>
    </w:p>
    <w:p w14:paraId="26087AD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Branco </w:t>
      </w:r>
    </w:p>
    <w:p w14:paraId="2E5D6C5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Preto</w:t>
      </w:r>
    </w:p>
    <w:p w14:paraId="5111FE1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Pardo</w:t>
      </w:r>
    </w:p>
    <w:p w14:paraId="3A4E03A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Amarelo</w:t>
      </w:r>
    </w:p>
    <w:p w14:paraId="5DEE560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Indígena</w:t>
      </w:r>
    </w:p>
    <w:p w14:paraId="1B677E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6C707990" w14:textId="63809456"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6C79755" w14:textId="77777777" w:rsidR="00973C7F" w:rsidRPr="0027162A" w:rsidRDefault="00973C7F" w:rsidP="00627E9C">
      <w:pPr>
        <w:tabs>
          <w:tab w:val="left" w:pos="4680"/>
        </w:tabs>
        <w:rPr>
          <w:sz w:val="10"/>
          <w:szCs w:val="10"/>
        </w:rPr>
      </w:pPr>
    </w:p>
    <w:p w14:paraId="31F47C2E" w14:textId="77777777" w:rsidR="00973C7F" w:rsidRPr="0027162A" w:rsidRDefault="00973C7F" w:rsidP="00627E9C">
      <w:pPr>
        <w:tabs>
          <w:tab w:val="left" w:pos="4680"/>
        </w:tabs>
        <w:rPr>
          <w:b/>
          <w:sz w:val="10"/>
          <w:szCs w:val="10"/>
        </w:rPr>
      </w:pPr>
      <w:r w:rsidRPr="0027162A">
        <w:rPr>
          <w:b/>
          <w:sz w:val="10"/>
          <w:szCs w:val="10"/>
        </w:rPr>
        <w:t>D5. Você é homem ou mulher?</w:t>
      </w:r>
    </w:p>
    <w:p w14:paraId="0B4CB5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Masculino </w:t>
      </w:r>
    </w:p>
    <w:p w14:paraId="18E438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Feminino </w:t>
      </w:r>
    </w:p>
    <w:p w14:paraId="0665B0F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06433FF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CFA863B" w14:textId="77777777" w:rsidR="00973C7F" w:rsidRPr="0027162A" w:rsidRDefault="00973C7F" w:rsidP="00627E9C">
      <w:pPr>
        <w:tabs>
          <w:tab w:val="left" w:pos="4680"/>
        </w:tabs>
        <w:rPr>
          <w:sz w:val="10"/>
          <w:szCs w:val="10"/>
        </w:rPr>
      </w:pPr>
    </w:p>
    <w:p w14:paraId="11FC5D8D" w14:textId="77777777" w:rsidR="00973C7F" w:rsidRPr="0027162A" w:rsidRDefault="00973C7F" w:rsidP="00627E9C">
      <w:pPr>
        <w:tabs>
          <w:tab w:val="left" w:pos="4680"/>
        </w:tabs>
        <w:rPr>
          <w:b/>
          <w:bCs/>
          <w:sz w:val="10"/>
          <w:szCs w:val="10"/>
        </w:rPr>
      </w:pPr>
      <w:r w:rsidRPr="0027162A">
        <w:rPr>
          <w:b/>
          <w:bCs/>
          <w:sz w:val="10"/>
          <w:szCs w:val="10"/>
        </w:rPr>
        <w:t xml:space="preserve">D6. Você se considera gay/lésbica ou gay; hétero, ou seja, não gay/lésbica; bissexual; algo mais; ou não sabe a resposta? </w:t>
      </w:r>
    </w:p>
    <w:p w14:paraId="199DB51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Gay/lésbica </w:t>
      </w:r>
    </w:p>
    <w:p w14:paraId="5238855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Hétero, isto é, não gay/lésbica</w:t>
      </w:r>
    </w:p>
    <w:p w14:paraId="5D60934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Bissexual </w:t>
      </w:r>
    </w:p>
    <w:p w14:paraId="5CFFE75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Outra coisa </w:t>
      </w:r>
    </w:p>
    <w:p w14:paraId="605B8DF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a resposta </w:t>
      </w:r>
    </w:p>
    <w:p w14:paraId="3361F28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4FA20EEA" w14:textId="42058DE4"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6A2140E3" w14:textId="77777777" w:rsidR="00973C7F" w:rsidRPr="0027162A" w:rsidRDefault="00973C7F" w:rsidP="00627E9C">
      <w:pPr>
        <w:tabs>
          <w:tab w:val="left" w:pos="4680"/>
        </w:tabs>
        <w:rPr>
          <w:sz w:val="10"/>
          <w:szCs w:val="10"/>
        </w:rPr>
      </w:pPr>
    </w:p>
    <w:p w14:paraId="17231A1A" w14:textId="77777777" w:rsidR="00973C7F" w:rsidRPr="0027162A" w:rsidRDefault="00973C7F" w:rsidP="00627E9C">
      <w:pPr>
        <w:tabs>
          <w:tab w:val="left" w:pos="4680"/>
        </w:tabs>
        <w:rPr>
          <w:b/>
          <w:sz w:val="10"/>
          <w:szCs w:val="10"/>
        </w:rPr>
      </w:pPr>
      <w:r w:rsidRPr="0027162A">
        <w:rPr>
          <w:b/>
          <w:sz w:val="10"/>
          <w:szCs w:val="10"/>
        </w:rPr>
        <w:t xml:space="preserve">D7. Qual foi a sua renda familiar total no ano passado, sem impostos? </w:t>
      </w:r>
    </w:p>
    <w:p w14:paraId="38AD0AEC" w14:textId="6B42BE81" w:rsidR="00973C7F" w:rsidRPr="00EE0525" w:rsidRDefault="00973C7F" w:rsidP="00627E9C">
      <w:pPr>
        <w:tabs>
          <w:tab w:val="left" w:pos="4680"/>
        </w:tabs>
        <w:rPr>
          <w:sz w:val="10"/>
          <w:szCs w:val="10"/>
        </w:rPr>
      </w:pPr>
      <w:r w:rsidRPr="00EE0525">
        <w:rPr>
          <w:rStyle w:val="y2iqfc"/>
          <w:sz w:val="10"/>
          <w:szCs w:val="10"/>
        </w:rPr>
        <w:t xml:space="preserve">□ </w:t>
      </w:r>
      <w:r w:rsidRPr="00EE0525">
        <w:rPr>
          <w:sz w:val="10"/>
          <w:szCs w:val="10"/>
        </w:rPr>
        <w:t>&lt;</w:t>
      </w:r>
      <w:r w:rsidR="003F76FC">
        <w:rPr>
          <w:sz w:val="10"/>
          <w:szCs w:val="10"/>
        </w:rPr>
        <w:t xml:space="preserve"> </w:t>
      </w:r>
      <w:r w:rsidR="003F76FC" w:rsidRPr="00EE0525">
        <w:rPr>
          <w:sz w:val="10"/>
          <w:szCs w:val="10"/>
        </w:rPr>
        <w:t>R</w:t>
      </w:r>
      <w:r w:rsidRPr="00EE0525">
        <w:rPr>
          <w:sz w:val="10"/>
          <w:szCs w:val="10"/>
        </w:rPr>
        <w:t xml:space="preserve">$ 20.000 </w:t>
      </w:r>
    </w:p>
    <w:p w14:paraId="6188D168" w14:textId="232C0783"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$ 20.000 a </w:t>
      </w:r>
      <w:r w:rsidR="003F76FC" w:rsidRPr="00EE0525">
        <w:rPr>
          <w:sz w:val="10"/>
          <w:szCs w:val="10"/>
        </w:rPr>
        <w:t>R</w:t>
      </w:r>
      <w:r w:rsidRPr="00EE0525">
        <w:rPr>
          <w:sz w:val="10"/>
          <w:szCs w:val="10"/>
        </w:rPr>
        <w:t xml:space="preserve">$ 34.999 </w:t>
      </w:r>
    </w:p>
    <w:p w14:paraId="58D65C2B" w14:textId="2BD5CF80"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$ 35.000 a </w:t>
      </w:r>
      <w:r w:rsidR="003F76FC" w:rsidRPr="00EE0525">
        <w:rPr>
          <w:sz w:val="10"/>
          <w:szCs w:val="10"/>
        </w:rPr>
        <w:t>R</w:t>
      </w:r>
      <w:r w:rsidRPr="00EE0525">
        <w:rPr>
          <w:sz w:val="10"/>
          <w:szCs w:val="10"/>
        </w:rPr>
        <w:t xml:space="preserve">$ 49.999 </w:t>
      </w:r>
    </w:p>
    <w:p w14:paraId="329AD236" w14:textId="16A9526A"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$ 50.000 a </w:t>
      </w:r>
      <w:r w:rsidR="003F76FC" w:rsidRPr="00EE0525">
        <w:rPr>
          <w:sz w:val="10"/>
          <w:szCs w:val="10"/>
        </w:rPr>
        <w:t>R</w:t>
      </w:r>
      <w:r w:rsidRPr="00EE0525">
        <w:rPr>
          <w:sz w:val="10"/>
          <w:szCs w:val="10"/>
        </w:rPr>
        <w:t xml:space="preserve">$ 74.999 </w:t>
      </w:r>
    </w:p>
    <w:p w14:paraId="787F2D5E" w14:textId="15012905"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$ 75.000 a </w:t>
      </w:r>
      <w:r w:rsidR="003F76FC" w:rsidRPr="00EE0525">
        <w:rPr>
          <w:sz w:val="10"/>
          <w:szCs w:val="10"/>
        </w:rPr>
        <w:t>R</w:t>
      </w:r>
      <w:r w:rsidRPr="00EE0525">
        <w:rPr>
          <w:sz w:val="10"/>
          <w:szCs w:val="10"/>
        </w:rPr>
        <w:t xml:space="preserve">$ 99.999 </w:t>
      </w:r>
    </w:p>
    <w:p w14:paraId="41FC617D" w14:textId="75768101"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$ 100.000 a </w:t>
      </w:r>
      <w:r w:rsidR="003F76FC" w:rsidRPr="00EE0525">
        <w:rPr>
          <w:sz w:val="10"/>
          <w:szCs w:val="10"/>
        </w:rPr>
        <w:t>R</w:t>
      </w:r>
      <w:r w:rsidRPr="00EE0525">
        <w:rPr>
          <w:sz w:val="10"/>
          <w:szCs w:val="10"/>
        </w:rPr>
        <w:t xml:space="preserve">$ 149.999 </w:t>
      </w:r>
    </w:p>
    <w:p w14:paraId="0A34D972" w14:textId="77841CB6"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$ 150.000 a </w:t>
      </w:r>
      <w:r w:rsidR="003F76FC" w:rsidRPr="00EE0525">
        <w:rPr>
          <w:sz w:val="10"/>
          <w:szCs w:val="10"/>
        </w:rPr>
        <w:t>R</w:t>
      </w:r>
      <w:r w:rsidRPr="00EE0525">
        <w:rPr>
          <w:sz w:val="10"/>
          <w:szCs w:val="10"/>
        </w:rPr>
        <w:t>$ 199.999</w:t>
      </w:r>
    </w:p>
    <w:p w14:paraId="2886A682" w14:textId="0F10D2BA" w:rsidR="00973C7F" w:rsidRDefault="00973C7F" w:rsidP="00627E9C">
      <w:pPr>
        <w:tabs>
          <w:tab w:val="left" w:pos="4680"/>
        </w:tabs>
        <w:rPr>
          <w:sz w:val="10"/>
          <w:szCs w:val="10"/>
        </w:rPr>
      </w:pPr>
      <w:r w:rsidRPr="0027162A">
        <w:rPr>
          <w:rStyle w:val="y2iqfc"/>
          <w:sz w:val="10"/>
          <w:szCs w:val="10"/>
          <w:lang w:val="pt-PT"/>
        </w:rPr>
        <w:t xml:space="preserve">□ </w:t>
      </w:r>
      <w:r w:rsidR="003F76FC">
        <w:rPr>
          <w:rStyle w:val="y2iqfc"/>
          <w:sz w:val="10"/>
          <w:szCs w:val="10"/>
          <w:lang w:val="pt-PT"/>
        </w:rPr>
        <w:t>R</w:t>
      </w:r>
      <w:r w:rsidRPr="0027162A">
        <w:rPr>
          <w:sz w:val="10"/>
          <w:szCs w:val="10"/>
        </w:rPr>
        <w:t xml:space="preserve">$ 200.000 ou mais </w:t>
      </w:r>
    </w:p>
    <w:p w14:paraId="13DE0070" w14:textId="77777777" w:rsidR="00973C7F" w:rsidRPr="0027162A" w:rsidRDefault="00973C7F" w:rsidP="00627E9C">
      <w:pPr>
        <w:tabs>
          <w:tab w:val="left" w:pos="4680"/>
        </w:tabs>
        <w:rPr>
          <w:sz w:val="10"/>
          <w:szCs w:val="10"/>
        </w:rPr>
      </w:pPr>
    </w:p>
    <w:p w14:paraId="50AE96A0" w14:textId="77777777" w:rsidR="00973C7F" w:rsidRPr="0027162A" w:rsidRDefault="00973C7F" w:rsidP="00627E9C">
      <w:pPr>
        <w:tabs>
          <w:tab w:val="left" w:pos="4680"/>
        </w:tabs>
        <w:rPr>
          <w:b/>
          <w:sz w:val="10"/>
          <w:szCs w:val="10"/>
        </w:rPr>
      </w:pPr>
      <w:r w:rsidRPr="0027162A">
        <w:rPr>
          <w:b/>
          <w:sz w:val="10"/>
          <w:szCs w:val="10"/>
        </w:rPr>
        <w:t xml:space="preserve">D8. Você é o chefe de sua família? </w:t>
      </w:r>
    </w:p>
    <w:p w14:paraId="54D56A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1A5C7860" w14:textId="46C380A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52BA12B" w14:textId="77777777" w:rsidR="00973C7F" w:rsidRPr="0027162A" w:rsidRDefault="00973C7F" w:rsidP="00627E9C">
      <w:pPr>
        <w:tabs>
          <w:tab w:val="left" w:pos="4680"/>
        </w:tabs>
        <w:rPr>
          <w:sz w:val="10"/>
          <w:szCs w:val="10"/>
        </w:rPr>
      </w:pPr>
    </w:p>
    <w:p w14:paraId="6882B145" w14:textId="77777777" w:rsidR="00973C7F" w:rsidRPr="0027162A" w:rsidRDefault="00973C7F" w:rsidP="00627E9C">
      <w:pPr>
        <w:tabs>
          <w:tab w:val="left" w:pos="4680"/>
        </w:tabs>
        <w:rPr>
          <w:b/>
          <w:sz w:val="10"/>
          <w:szCs w:val="10"/>
        </w:rPr>
      </w:pPr>
      <w:r w:rsidRPr="0027162A">
        <w:rPr>
          <w:b/>
          <w:sz w:val="10"/>
          <w:szCs w:val="10"/>
        </w:rPr>
        <w:t>D9. Qual é o seu estado civil atual?</w:t>
      </w:r>
    </w:p>
    <w:p w14:paraId="78D79F5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Casado ou vivendo com companheiro </w:t>
      </w:r>
    </w:p>
    <w:p w14:paraId="0308054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Viúvo </w:t>
      </w:r>
    </w:p>
    <w:p w14:paraId="65BF2B4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Divorciado </w:t>
      </w:r>
    </w:p>
    <w:p w14:paraId="71EBAB9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Separado </w:t>
      </w:r>
    </w:p>
    <w:p w14:paraId="7921BEAD" w14:textId="05D2DD4B"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Nunca se casou ou solteiro</w:t>
      </w:r>
    </w:p>
    <w:p w14:paraId="05804497" w14:textId="77777777" w:rsidR="00973C7F" w:rsidRPr="0027162A" w:rsidRDefault="00973C7F" w:rsidP="00627E9C">
      <w:pPr>
        <w:tabs>
          <w:tab w:val="left" w:pos="4680"/>
        </w:tabs>
        <w:rPr>
          <w:sz w:val="10"/>
          <w:szCs w:val="10"/>
        </w:rPr>
      </w:pPr>
    </w:p>
    <w:p w14:paraId="1E9CED5C" w14:textId="46A09A90" w:rsidR="00973C7F" w:rsidRPr="0027162A" w:rsidRDefault="00973C7F" w:rsidP="00627E9C">
      <w:pPr>
        <w:tabs>
          <w:tab w:val="left" w:pos="4680"/>
        </w:tabs>
        <w:rPr>
          <w:b/>
          <w:sz w:val="10"/>
          <w:szCs w:val="10"/>
        </w:rPr>
      </w:pPr>
      <w:r w:rsidRPr="0027162A">
        <w:rPr>
          <w:b/>
          <w:sz w:val="10"/>
          <w:szCs w:val="10"/>
        </w:rPr>
        <w:t xml:space="preserve">D10. Quantos dependentes vivem atualmente em sua casa? Por favor, insira o número total em cada categoria de idade. </w:t>
      </w:r>
    </w:p>
    <w:p w14:paraId="054A954D" w14:textId="24049609" w:rsidR="00973C7F" w:rsidRPr="0027162A" w:rsidRDefault="00973C7F" w:rsidP="00627E9C">
      <w:pPr>
        <w:tabs>
          <w:tab w:val="left" w:pos="4680"/>
        </w:tabs>
        <w:rPr>
          <w:sz w:val="10"/>
          <w:szCs w:val="10"/>
        </w:rPr>
      </w:pPr>
      <w:r w:rsidRPr="0027162A">
        <w:rPr>
          <w:b/>
          <w:noProof/>
          <w:color w:val="FFFFFF" w:themeColor="background1"/>
          <w:sz w:val="10"/>
          <w:szCs w:val="10"/>
          <w:lang w:eastAsia="pt-BR"/>
        </w:rPr>
        <w:lastRenderedPageBreak/>
        <mc:AlternateContent>
          <mc:Choice Requires="wps">
            <w:drawing>
              <wp:anchor distT="0" distB="0" distL="114300" distR="114300" simplePos="0" relativeHeight="251660288" behindDoc="0" locked="0" layoutInCell="1" allowOverlap="1" wp14:anchorId="7F417E84" wp14:editId="6FE4CF3A">
                <wp:simplePos x="0" y="0"/>
                <wp:positionH relativeFrom="column">
                  <wp:posOffset>2261870</wp:posOffset>
                </wp:positionH>
                <wp:positionV relativeFrom="paragraph">
                  <wp:posOffset>4445</wp:posOffset>
                </wp:positionV>
                <wp:extent cx="273050" cy="57150"/>
                <wp:effectExtent l="12700" t="12700" r="19050" b="19050"/>
                <wp:wrapNone/>
                <wp:docPr id="21" name="Retângulo 7"/>
                <wp:cNvGraphicFramePr/>
                <a:graphic xmlns:a="http://schemas.openxmlformats.org/drawingml/2006/main">
                  <a:graphicData uri="http://schemas.microsoft.com/office/word/2010/wordprocessingShape">
                    <wps:wsp>
                      <wps:cNvSpPr/>
                      <wps:spPr>
                        <a:xfrm>
                          <a:off x="0" y="0"/>
                          <a:ext cx="273050" cy="57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5EAC0" id="Retângulo 7" o:spid="_x0000_s1026" style="position:absolute;margin-left:178.1pt;margin-top:.35pt;width:21.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" fillcolor="#eeece1 [3214]" strokecolor="#243f60 [1604]" strokeweight="2pt"/>
            </w:pict>
          </mc:Fallback>
        </mc:AlternateContent>
      </w:r>
      <w:r w:rsidRPr="0027162A">
        <w:rPr>
          <w:sz w:val="10"/>
          <w:szCs w:val="10"/>
        </w:rPr>
        <w:t xml:space="preserve">A. Número total de membros da família de 0 a 5 anos </w:t>
      </w:r>
      <w:r>
        <w:rPr>
          <w:sz w:val="10"/>
          <w:szCs w:val="10"/>
        </w:rPr>
        <w:t>-</w:t>
      </w:r>
      <w:r w:rsidRPr="0027162A">
        <w:rPr>
          <w:sz w:val="10"/>
          <w:szCs w:val="10"/>
        </w:rPr>
        <w:t xml:space="preserve">MEDIA </w:t>
      </w:r>
    </w:p>
    <w:p w14:paraId="194E6B44" w14:textId="44BD1133"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4384" behindDoc="0" locked="0" layoutInCell="1" allowOverlap="1" wp14:anchorId="438BB593" wp14:editId="60765D3F">
                <wp:simplePos x="0" y="0"/>
                <wp:positionH relativeFrom="column">
                  <wp:posOffset>2255520</wp:posOffset>
                </wp:positionH>
                <wp:positionV relativeFrom="paragraph">
                  <wp:posOffset>22225</wp:posOffset>
                </wp:positionV>
                <wp:extent cx="273050" cy="63500"/>
                <wp:effectExtent l="12700" t="12700" r="19050" b="12700"/>
                <wp:wrapNone/>
                <wp:docPr id="24"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B3526" id="Retângulo 8" o:spid="_x0000_s1026" style="position:absolute;margin-left:177.6pt;margin-top:1.75pt;width:21.5pt;height: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" fillcolor="#eeece1 [3214]" strokecolor="#243f60 [1604]" strokeweight="2pt"/>
            </w:pict>
          </mc:Fallback>
        </mc:AlternateContent>
      </w:r>
      <w:r w:rsidRPr="0027162A">
        <w:rPr>
          <w:sz w:val="10"/>
          <w:szCs w:val="10"/>
        </w:rPr>
        <w:t xml:space="preserve">B. Número total de membros da família de 6 a 12 anos </w:t>
      </w:r>
      <w:r>
        <w:rPr>
          <w:sz w:val="10"/>
          <w:szCs w:val="10"/>
        </w:rPr>
        <w:t>-</w:t>
      </w:r>
      <w:r w:rsidRPr="0027162A">
        <w:rPr>
          <w:sz w:val="10"/>
          <w:szCs w:val="10"/>
        </w:rPr>
        <w:t xml:space="preserve">MEDIA </w:t>
      </w:r>
    </w:p>
    <w:p w14:paraId="7075BD55" w14:textId="0E09E749"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1312" behindDoc="0" locked="0" layoutInCell="1" allowOverlap="1" wp14:anchorId="560EA5C8" wp14:editId="5F9C993A">
                <wp:simplePos x="0" y="0"/>
                <wp:positionH relativeFrom="column">
                  <wp:posOffset>2255520</wp:posOffset>
                </wp:positionH>
                <wp:positionV relativeFrom="paragraph">
                  <wp:posOffset>20955</wp:posOffset>
                </wp:positionV>
                <wp:extent cx="273050" cy="63500"/>
                <wp:effectExtent l="12700" t="12700" r="19050" b="12700"/>
                <wp:wrapNone/>
                <wp:docPr id="23"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A188E" id="Retângulo 8" o:spid="_x0000_s1026" style="position:absolute;margin-left:177.6pt;margin-top:1.65pt;width:21.5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" fillcolor="#eeece1 [3214]" strokecolor="#243f60 [1604]" strokeweight="2pt"/>
            </w:pict>
          </mc:Fallback>
        </mc:AlternateContent>
      </w:r>
      <w:r w:rsidRPr="0027162A">
        <w:rPr>
          <w:sz w:val="10"/>
          <w:szCs w:val="10"/>
        </w:rPr>
        <w:t xml:space="preserve">C. Número total de membros da família de 13 a 17 anos </w:t>
      </w:r>
      <w:r>
        <w:rPr>
          <w:sz w:val="10"/>
          <w:szCs w:val="10"/>
        </w:rPr>
        <w:t>-</w:t>
      </w:r>
      <w:r w:rsidRPr="0027162A">
        <w:rPr>
          <w:sz w:val="10"/>
          <w:szCs w:val="10"/>
        </w:rPr>
        <w:t xml:space="preserve">MEDIA </w:t>
      </w:r>
    </w:p>
    <w:p w14:paraId="6FED5778" w14:textId="5EFC8F17"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6432" behindDoc="0" locked="0" layoutInCell="1" allowOverlap="1" wp14:anchorId="76445D15" wp14:editId="28FBBE76">
                <wp:simplePos x="0" y="0"/>
                <wp:positionH relativeFrom="column">
                  <wp:posOffset>2254250</wp:posOffset>
                </wp:positionH>
                <wp:positionV relativeFrom="paragraph">
                  <wp:posOffset>43815</wp:posOffset>
                </wp:positionV>
                <wp:extent cx="273050" cy="63500"/>
                <wp:effectExtent l="12700" t="12700" r="19050" b="12700"/>
                <wp:wrapNone/>
                <wp:docPr id="25"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BAF7" id="Retângulo 8" o:spid="_x0000_s1026" style="position:absolute;margin-left:177.5pt;margin-top:3.45pt;width:21.5pt;height: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" fillcolor="#eeece1 [3214]" strokecolor="#243f60 [1604]" strokeweight="2pt"/>
            </w:pict>
          </mc:Fallback>
        </mc:AlternateContent>
      </w:r>
      <w:r w:rsidRPr="0027162A">
        <w:rPr>
          <w:sz w:val="10"/>
          <w:szCs w:val="10"/>
        </w:rPr>
        <w:t xml:space="preserve">D. Número total de membros da família com 18 anos ou mais </w:t>
      </w:r>
      <w:r>
        <w:rPr>
          <w:sz w:val="10"/>
          <w:szCs w:val="10"/>
        </w:rPr>
        <w:t>-</w:t>
      </w:r>
      <w:r w:rsidRPr="0027162A">
        <w:rPr>
          <w:sz w:val="10"/>
          <w:szCs w:val="10"/>
        </w:rPr>
        <w:t xml:space="preserve">MEDIA </w:t>
      </w:r>
    </w:p>
    <w:p w14:paraId="6A597030" w14:textId="1A0A4B8F" w:rsidR="00F17F80" w:rsidRDefault="00F17F80" w:rsidP="00627E9C">
      <w:pPr>
        <w:spacing w:line="360" w:lineRule="auto"/>
        <w:rPr>
          <w:b/>
        </w:rPr>
      </w:pPr>
    </w:p>
    <w:p w14:paraId="51814389" w14:textId="62640F09"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probabilidades_deparas</w:t>
      </w:r>
      <w:proofErr w:type="spellEnd"/>
      <w:r w:rsidRPr="001B3F09">
        <w:rPr>
          <w:rFonts w:eastAsia="Times New Roman"/>
          <w:b/>
          <w:bCs/>
          <w:color w:val="222222"/>
        </w:rPr>
        <w:t>: </w:t>
      </w:r>
      <w:r w:rsidRPr="001B3F09">
        <w:rPr>
          <w:rFonts w:eastAsia="Times New Roman"/>
          <w:color w:val="222222"/>
        </w:rPr>
        <w:t>arquivo que contém todas as frequências dos dados demográficos e probabilidades de respostas de cada item de cada questão do questionário NIOSH. Contém todos os deparas das questões, domínios, subdomínios e constructos apresentados nas questões do questionário, os deparas das características demográficas utilizadas para gerar os dados sintéticos.</w:t>
      </w:r>
      <w:r w:rsidR="002E3038">
        <w:rPr>
          <w:rFonts w:eastAsia="Times New Roman"/>
          <w:color w:val="222222"/>
        </w:rPr>
        <w:t xml:space="preserve"> </w:t>
      </w:r>
      <w:hyperlink r:id="rId24" w:history="1">
        <w:r w:rsidR="002E3038" w:rsidRPr="002E3038">
          <w:rPr>
            <w:rStyle w:val="Hyperlink"/>
            <w:rFonts w:eastAsia="Times New Roman"/>
          </w:rPr>
          <w:t>Link para o arquivo</w:t>
        </w:r>
      </w:hyperlink>
      <w:r w:rsidR="002E3038">
        <w:rPr>
          <w:rFonts w:eastAsia="Times New Roman"/>
          <w:color w:val="222222"/>
        </w:rPr>
        <w:t xml:space="preserve">.  </w:t>
      </w:r>
    </w:p>
    <w:p w14:paraId="6708D288" w14:textId="77777777" w:rsidR="00E73554" w:rsidRPr="001B3F09" w:rsidRDefault="00E73554" w:rsidP="00EE0525">
      <w:pPr>
        <w:pStyle w:val="PargrafodaLista"/>
        <w:shd w:val="clear" w:color="auto" w:fill="FFFFFF"/>
        <w:ind w:left="360"/>
        <w:rPr>
          <w:rFonts w:eastAsia="Times New Roman"/>
          <w:color w:val="222222"/>
        </w:rPr>
      </w:pPr>
    </w:p>
    <w:p w14:paraId="58819D99" w14:textId="69EDC116"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w:t>
      </w:r>
      <w:r w:rsidRPr="001B3F09">
        <w:rPr>
          <w:rFonts w:eastAsia="Times New Roman"/>
          <w:b/>
          <w:bCs/>
          <w:color w:val="222222"/>
        </w:rPr>
        <w:t>_demografica</w:t>
      </w:r>
      <w:proofErr w:type="spellEnd"/>
      <w:r w:rsidRPr="001B3F09">
        <w:rPr>
          <w:rFonts w:eastAsia="Times New Roman"/>
          <w:b/>
          <w:bCs/>
          <w:color w:val="222222"/>
        </w:rPr>
        <w:t>:</w:t>
      </w:r>
      <w:r w:rsidRPr="001B3F09">
        <w:rPr>
          <w:rFonts w:eastAsia="Times New Roman"/>
          <w:color w:val="222222"/>
        </w:rPr>
        <w:t xml:space="preserve"> cubo de consumo que gera a tabela com o resumo dos dados demográficos, possui uma conexão criada com o arquivo </w:t>
      </w:r>
      <w:proofErr w:type="spellStart"/>
      <w:r w:rsidRPr="001B3F09">
        <w:rPr>
          <w:rFonts w:eastAsia="Times New Roman"/>
          <w:color w:val="222222"/>
        </w:rPr>
        <w:t>GraficosResultados</w:t>
      </w:r>
      <w:proofErr w:type="spellEnd"/>
      <w:r w:rsidRPr="001B3F09">
        <w:rPr>
          <w:rFonts w:eastAsia="Times New Roman"/>
          <w:color w:val="222222"/>
        </w:rPr>
        <w:t xml:space="preserve"> para geração de tabela dinâmica.</w:t>
      </w:r>
      <w:r w:rsidR="002E3038">
        <w:rPr>
          <w:rFonts w:eastAsia="Times New Roman"/>
          <w:color w:val="222222"/>
        </w:rPr>
        <w:t xml:space="preserve"> </w:t>
      </w:r>
      <w:hyperlink r:id="rId25" w:history="1">
        <w:r w:rsidR="002E3038" w:rsidRPr="002E3038">
          <w:rPr>
            <w:rStyle w:val="Hyperlink"/>
            <w:rFonts w:eastAsia="Times New Roman"/>
          </w:rPr>
          <w:t>Link para o arquivo</w:t>
        </w:r>
      </w:hyperlink>
      <w:r w:rsidR="002E3038">
        <w:rPr>
          <w:rFonts w:eastAsia="Times New Roman"/>
          <w:color w:val="222222"/>
        </w:rPr>
        <w:t>.</w:t>
      </w:r>
    </w:p>
    <w:p w14:paraId="7F87C986" w14:textId="77777777" w:rsidR="00E73554" w:rsidRPr="001B3F09" w:rsidRDefault="00E73554" w:rsidP="00EE0525">
      <w:pPr>
        <w:pStyle w:val="PargrafodaLista"/>
        <w:ind w:left="360"/>
        <w:rPr>
          <w:rFonts w:eastAsia="Times New Roman"/>
          <w:b/>
          <w:bCs/>
          <w:color w:val="222222"/>
        </w:rPr>
      </w:pPr>
    </w:p>
    <w:p w14:paraId="174B1CCF" w14:textId="0D0ED5AE"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análises</w:t>
      </w:r>
      <w:r w:rsidRPr="001B3F09">
        <w:rPr>
          <w:rFonts w:eastAsia="Times New Roman"/>
          <w:b/>
          <w:bCs/>
          <w:color w:val="222222"/>
        </w:rPr>
        <w:t>_resultados</w:t>
      </w:r>
      <w:proofErr w:type="spellEnd"/>
      <w:r w:rsidRPr="001B3F09">
        <w:rPr>
          <w:rFonts w:eastAsia="Times New Roman"/>
          <w:b/>
          <w:bCs/>
          <w:color w:val="222222"/>
        </w:rPr>
        <w:t>:</w:t>
      </w:r>
      <w:r w:rsidRPr="001B3F09">
        <w:rPr>
          <w:rFonts w:eastAsia="Times New Roman"/>
          <w:color w:val="222222"/>
        </w:rPr>
        <w:t xml:space="preserve"> tabela vertical (dado de consumo) gerado para realizar análises e gráficos relacionando dados demográficos com dados de respostas de cada um dos trabalhadores </w:t>
      </w:r>
      <w:proofErr w:type="spellStart"/>
      <w:r w:rsidRPr="001B3F09">
        <w:rPr>
          <w:rFonts w:eastAsia="Times New Roman"/>
          <w:color w:val="222222"/>
        </w:rPr>
        <w:t>respondentes.</w:t>
      </w:r>
      <w:hyperlink r:id="rId26" w:history="1">
        <w:r w:rsidR="002E3038" w:rsidRPr="002E3038">
          <w:rPr>
            <w:rStyle w:val="Hyperlink"/>
            <w:rFonts w:eastAsia="Times New Roman"/>
          </w:rPr>
          <w:t>Link</w:t>
        </w:r>
        <w:proofErr w:type="spellEnd"/>
        <w:r w:rsidR="002E3038" w:rsidRPr="002E3038">
          <w:rPr>
            <w:rStyle w:val="Hyperlink"/>
            <w:rFonts w:eastAsia="Times New Roman"/>
          </w:rPr>
          <w:t xml:space="preserve"> para o arquivo</w:t>
        </w:r>
      </w:hyperlink>
      <w:r w:rsidR="002E3038">
        <w:rPr>
          <w:rFonts w:eastAsia="Times New Roman"/>
          <w:color w:val="222222"/>
        </w:rPr>
        <w:t>.</w:t>
      </w:r>
    </w:p>
    <w:p w14:paraId="379CDFE1" w14:textId="77777777" w:rsidR="00E73554" w:rsidRPr="001B3F09" w:rsidRDefault="00E73554" w:rsidP="00EE0525">
      <w:pPr>
        <w:pStyle w:val="PargrafodaLista"/>
        <w:ind w:left="360"/>
        <w:rPr>
          <w:rFonts w:eastAsia="Times New Roman"/>
          <w:b/>
          <w:bCs/>
          <w:color w:val="222222"/>
        </w:rPr>
      </w:pPr>
    </w:p>
    <w:p w14:paraId="18459ACD" w14:textId="19C5FDAB"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TabelasAnaliseDadosResultados</w:t>
      </w:r>
      <w:proofErr w:type="spellEnd"/>
      <w:r w:rsidRPr="001B3F09">
        <w:rPr>
          <w:rFonts w:eastAsia="Times New Roman"/>
          <w:b/>
          <w:bCs/>
          <w:color w:val="222222"/>
        </w:rPr>
        <w:t>: </w:t>
      </w:r>
      <w:r w:rsidR="001D46A8">
        <w:rPr>
          <w:rFonts w:eastAsia="Times New Roman"/>
          <w:color w:val="222222"/>
        </w:rPr>
        <w:t>c</w:t>
      </w:r>
      <w:r w:rsidRPr="001B3F09">
        <w:rPr>
          <w:rFonts w:eastAsia="Times New Roman"/>
          <w:color w:val="222222"/>
        </w:rPr>
        <w:t xml:space="preserve">ontém dois cubos de consumo, um para geração da tabela de dados demográficos e outro para geração da tabela de correlações. Contém uma conexão com o arquivo </w:t>
      </w:r>
      <w:proofErr w:type="spellStart"/>
      <w:r w:rsidRPr="001B3F09">
        <w:rPr>
          <w:rFonts w:eastAsia="Times New Roman"/>
          <w:color w:val="222222"/>
        </w:rPr>
        <w:t>GraficosResultados</w:t>
      </w:r>
      <w:proofErr w:type="spellEnd"/>
      <w:r w:rsidRPr="001B3F09">
        <w:rPr>
          <w:rFonts w:eastAsia="Times New Roman"/>
          <w:color w:val="222222"/>
        </w:rPr>
        <w:t>.</w:t>
      </w:r>
      <w:r w:rsidR="002E3038">
        <w:rPr>
          <w:rFonts w:eastAsia="Times New Roman"/>
          <w:color w:val="222222"/>
        </w:rPr>
        <w:t xml:space="preserve"> </w:t>
      </w:r>
      <w:hyperlink r:id="rId27" w:history="1">
        <w:r w:rsidR="002E3038" w:rsidRPr="002E3038">
          <w:rPr>
            <w:rStyle w:val="Hyperlink"/>
            <w:rFonts w:eastAsia="Times New Roman"/>
          </w:rPr>
          <w:t>Link para o arquivo</w:t>
        </w:r>
      </w:hyperlink>
      <w:r w:rsidR="002E3038">
        <w:rPr>
          <w:rFonts w:eastAsia="Times New Roman"/>
          <w:color w:val="222222"/>
        </w:rPr>
        <w:t>.</w:t>
      </w:r>
    </w:p>
    <w:p w14:paraId="415058B4" w14:textId="77777777" w:rsidR="00E73554" w:rsidRPr="001B3F09" w:rsidRDefault="00E73554" w:rsidP="00EE0525">
      <w:pPr>
        <w:pStyle w:val="PargrafodaLista"/>
        <w:ind w:left="360"/>
        <w:rPr>
          <w:rFonts w:eastAsia="Times New Roman"/>
          <w:b/>
          <w:bCs/>
          <w:color w:val="222222"/>
        </w:rPr>
      </w:pPr>
    </w:p>
    <w:p w14:paraId="4267CE01" w14:textId="2638B595"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GraficosResultados</w:t>
      </w:r>
      <w:proofErr w:type="spellEnd"/>
      <w:r w:rsidRPr="001B3F09">
        <w:rPr>
          <w:rFonts w:eastAsia="Times New Roman"/>
          <w:b/>
          <w:bCs/>
          <w:color w:val="222222"/>
        </w:rPr>
        <w:t>:</w:t>
      </w:r>
      <w:r w:rsidRPr="001B3F09">
        <w:rPr>
          <w:rFonts w:eastAsia="Times New Roman"/>
          <w:color w:val="222222"/>
        </w:rPr>
        <w:t> contém as análises, gráficos, e tabelas de correlação e de dados demográficos, possui conexões com as tabelas anteriores que servem como base de dados para a geração das análises apresentadas no arquivo.</w:t>
      </w:r>
      <w:r w:rsidR="002E3038">
        <w:rPr>
          <w:rFonts w:eastAsia="Times New Roman"/>
          <w:color w:val="222222"/>
        </w:rPr>
        <w:t xml:space="preserve"> </w:t>
      </w:r>
      <w:hyperlink r:id="rId28" w:history="1">
        <w:r w:rsidR="002E3038" w:rsidRPr="002E3038">
          <w:rPr>
            <w:rStyle w:val="Hyperlink"/>
            <w:rFonts w:eastAsia="Times New Roman"/>
          </w:rPr>
          <w:t>Link para o arquivo</w:t>
        </w:r>
      </w:hyperlink>
      <w:r w:rsidR="002E3038">
        <w:rPr>
          <w:rFonts w:eastAsia="Times New Roman"/>
          <w:color w:val="222222"/>
        </w:rPr>
        <w:t>.</w:t>
      </w:r>
    </w:p>
    <w:p w14:paraId="2356C353" w14:textId="77777777" w:rsidR="00E73554" w:rsidRPr="00AB1945" w:rsidRDefault="00E73554" w:rsidP="00AB1945">
      <w:pPr>
        <w:rPr>
          <w:rFonts w:eastAsia="Times New Roman"/>
          <w:b/>
          <w:bCs/>
          <w:color w:val="222222"/>
        </w:rPr>
      </w:pPr>
    </w:p>
    <w:p w14:paraId="528FFB27" w14:textId="489CFA76" w:rsidR="00E73554" w:rsidRPr="009531A8"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cria_tabela_</w:t>
      </w:r>
      <w:proofErr w:type="gramStart"/>
      <w:r w:rsidRPr="001B3F09">
        <w:rPr>
          <w:rFonts w:eastAsia="Times New Roman"/>
          <w:b/>
          <w:bCs/>
          <w:color w:val="222222"/>
        </w:rPr>
        <w:t>analises</w:t>
      </w:r>
      <w:proofErr w:type="spellEnd"/>
      <w:proofErr w:type="gramEnd"/>
      <w:r w:rsidRPr="001B3F09">
        <w:rPr>
          <w:rFonts w:eastAsia="Times New Roman"/>
          <w:b/>
          <w:bCs/>
          <w:color w:val="222222"/>
        </w:rPr>
        <w:t>: </w:t>
      </w:r>
      <w:r w:rsidRPr="001B3F09">
        <w:rPr>
          <w:rFonts w:eastAsia="Times New Roman"/>
          <w:color w:val="222222"/>
        </w:rPr>
        <w:t xml:space="preserve">Notebook </w:t>
      </w:r>
      <w:proofErr w:type="spellStart"/>
      <w:r w:rsidRPr="001B3F09">
        <w:rPr>
          <w:rFonts w:eastAsia="Times New Roman"/>
          <w:color w:val="222222"/>
        </w:rPr>
        <w:t>Jupyter</w:t>
      </w:r>
      <w:proofErr w:type="spellEnd"/>
      <w:r w:rsidRPr="001B3F09">
        <w:rPr>
          <w:rFonts w:eastAsia="Times New Roman"/>
          <w:color w:val="222222"/>
        </w:rPr>
        <w:t xml:space="preserve"> contendo todos os códigos e scripts desenvolvidos para a criação dos artefatos apresentados neste trabalho. O único artefato necessário para a execução sem erros do notebook é o arquivo </w:t>
      </w:r>
      <w:r w:rsidRPr="001B3F09">
        <w:rPr>
          <w:rFonts w:eastAsia="Times New Roman"/>
          <w:b/>
          <w:bCs/>
          <w:color w:val="222222"/>
        </w:rPr>
        <w:t>probabilidades_deparas.xlsx </w:t>
      </w:r>
      <w:r w:rsidRPr="001B3F09">
        <w:rPr>
          <w:rFonts w:eastAsia="Times New Roman"/>
          <w:color w:val="222222"/>
        </w:rPr>
        <w:t>que contém as probabilidades geradoras dos dados demográficos e de respostas do questionário NIOSH.</w:t>
      </w:r>
      <w:r w:rsidR="002E3038">
        <w:rPr>
          <w:rFonts w:eastAsia="Times New Roman"/>
          <w:color w:val="222222"/>
        </w:rPr>
        <w:t xml:space="preserve"> </w:t>
      </w:r>
      <w:hyperlink r:id="rId29" w:history="1">
        <w:r w:rsidR="002E3038" w:rsidRPr="002E3038">
          <w:rPr>
            <w:rStyle w:val="Hyperlink"/>
            <w:rFonts w:eastAsia="Times New Roman"/>
          </w:rPr>
          <w:t>Link para o arquivo</w:t>
        </w:r>
      </w:hyperlink>
      <w:r w:rsidR="002E3038">
        <w:rPr>
          <w:rFonts w:eastAsia="Times New Roman"/>
          <w:color w:val="222222"/>
        </w:rPr>
        <w:t>.</w:t>
      </w:r>
    </w:p>
    <w:p w14:paraId="27AD5B02" w14:textId="13FADFEF" w:rsidR="00E73554" w:rsidRDefault="00E73554" w:rsidP="00627E9C">
      <w:pPr>
        <w:spacing w:line="360" w:lineRule="auto"/>
        <w:rPr>
          <w:b/>
        </w:rPr>
      </w:pPr>
    </w:p>
    <w:p w14:paraId="6B953ED6" w14:textId="41578F7B" w:rsidR="00E73554" w:rsidRDefault="004C12D2" w:rsidP="00627E9C">
      <w:pPr>
        <w:spacing w:line="360" w:lineRule="auto"/>
      </w:pPr>
      <w:r w:rsidRPr="004C12D2">
        <w:rPr>
          <w:b/>
        </w:rPr>
        <w:t>Anexo</w:t>
      </w:r>
      <w:r w:rsidR="001B3F09">
        <w:rPr>
          <w:b/>
        </w:rPr>
        <w:t>s</w:t>
      </w:r>
    </w:p>
    <w:p w14:paraId="30AA755F" w14:textId="7DC1FE07" w:rsidR="00761931" w:rsidRDefault="007C684C" w:rsidP="00EE0525">
      <w:pPr>
        <w:pStyle w:val="PargrafodaLista"/>
        <w:numPr>
          <w:ilvl w:val="0"/>
          <w:numId w:val="21"/>
        </w:numPr>
        <w:spacing w:line="360" w:lineRule="auto"/>
        <w:ind w:left="360"/>
      </w:pPr>
      <w:r>
        <w:t xml:space="preserve">O </w:t>
      </w:r>
      <w:r w:rsidR="00EE7A30">
        <w:t xml:space="preserve">link </w:t>
      </w:r>
      <w:r>
        <w:t xml:space="preserve">abaixo se trata do trabalho original que resultou na metodologia do </w:t>
      </w:r>
      <w:r w:rsidRPr="007C684C">
        <w:t xml:space="preserve">NIOSH </w:t>
      </w:r>
      <w:proofErr w:type="spellStart"/>
      <w:r w:rsidRPr="007C684C">
        <w:t>Worker</w:t>
      </w:r>
      <w:proofErr w:type="spellEnd"/>
      <w:r w:rsidRPr="007C684C">
        <w:t xml:space="preserve"> </w:t>
      </w:r>
      <w:proofErr w:type="spellStart"/>
      <w:r w:rsidRPr="007C684C">
        <w:t>Well-Being</w:t>
      </w:r>
      <w:proofErr w:type="spellEnd"/>
      <w:r w:rsidRPr="007C684C">
        <w:t xml:space="preserve"> </w:t>
      </w:r>
      <w:proofErr w:type="spellStart"/>
      <w:r w:rsidRPr="007C684C">
        <w:t>Questionnaire</w:t>
      </w:r>
      <w:proofErr w:type="spellEnd"/>
      <w:r w:rsidRPr="007C684C">
        <w:t xml:space="preserve"> (</w:t>
      </w:r>
      <w:proofErr w:type="spellStart"/>
      <w:r w:rsidRPr="007C684C">
        <w:t>WellBQ</w:t>
      </w:r>
      <w:proofErr w:type="spellEnd"/>
      <w:r w:rsidRPr="007C684C">
        <w:t>)</w:t>
      </w:r>
      <w:r>
        <w:t xml:space="preserve">. O arquivo pode ser baixado através da página oficial do </w:t>
      </w:r>
      <w:proofErr w:type="spellStart"/>
      <w:r>
        <w:t>WellBQ</w:t>
      </w:r>
      <w:proofErr w:type="spellEnd"/>
      <w:r>
        <w:t xml:space="preserve"> no seguinte </w:t>
      </w:r>
      <w:r w:rsidR="00761931">
        <w:t>url</w:t>
      </w:r>
      <w:r>
        <w:t>:</w:t>
      </w:r>
    </w:p>
    <w:p w14:paraId="08BE4401" w14:textId="7F236EDF" w:rsidR="00236E9D" w:rsidRDefault="00000000" w:rsidP="00AB1945">
      <w:pPr>
        <w:pStyle w:val="PargrafodaLista"/>
        <w:spacing w:line="360" w:lineRule="auto"/>
        <w:ind w:left="360"/>
      </w:pPr>
      <w:hyperlink r:id="rId30" w:anchor="anchor_1593621108194" w:history="1">
        <w:r w:rsidR="003F76FC" w:rsidRPr="003F76FC">
          <w:rPr>
            <w:rStyle w:val="Hyperlink"/>
          </w:rPr>
          <w:t>https://www.cdc.gov/niosh/twh/wellbq/default.html#anchor_1593621108194</w:t>
        </w:r>
      </w:hyperlink>
    </w:p>
    <w:p w14:paraId="684A76FF" w14:textId="44B28F62" w:rsidR="00236E9D" w:rsidRDefault="00236E9D" w:rsidP="00EE0525">
      <w:pPr>
        <w:pStyle w:val="PargrafodaLista"/>
        <w:numPr>
          <w:ilvl w:val="0"/>
          <w:numId w:val="21"/>
        </w:numPr>
        <w:ind w:left="360"/>
      </w:pPr>
      <w:r>
        <w:t xml:space="preserve">O </w:t>
      </w:r>
      <w:r w:rsidR="00EE7A30">
        <w:t>trabalho</w:t>
      </w:r>
      <w:r>
        <w:t xml:space="preserve"> abaixo</w:t>
      </w:r>
      <w:r w:rsidRPr="009F6638">
        <w:t xml:space="preserve"> </w:t>
      </w:r>
      <w:r w:rsidRPr="007F43DD">
        <w:rPr>
          <w:lang w:val="pt"/>
        </w:rPr>
        <w:t xml:space="preserve">descreve o desenvolvimento do Instituto Nacional de Segurança e Saúde Ocupacional (NIOSH) de um quadro conceitual para o bem-estar do trabalhador, e </w:t>
      </w:r>
      <w:r>
        <w:t xml:space="preserve">pode ser importado através do </w:t>
      </w:r>
      <w:hyperlink r:id="rId31" w:history="1">
        <w:r w:rsidRPr="001D46A8">
          <w:rPr>
            <w:rStyle w:val="Hyperlink"/>
          </w:rPr>
          <w:t>seguinte link</w:t>
        </w:r>
      </w:hyperlink>
      <w:r w:rsidR="001D46A8">
        <w:t>.</w:t>
      </w:r>
    </w:p>
    <w:p w14:paraId="6F726E33" w14:textId="129BED85" w:rsidR="00560EBA" w:rsidRDefault="00B57234" w:rsidP="00AB1945">
      <w:pPr>
        <w:pStyle w:val="PargrafodaLista"/>
        <w:numPr>
          <w:ilvl w:val="0"/>
          <w:numId w:val="21"/>
        </w:numPr>
        <w:spacing w:line="360" w:lineRule="auto"/>
        <w:ind w:left="360"/>
        <w:jc w:val="left"/>
      </w:pPr>
      <w:r>
        <w:t xml:space="preserve">O artigo abaixo descreve o desenvolvimento do </w:t>
      </w:r>
      <w:proofErr w:type="spellStart"/>
      <w:r>
        <w:t>WellBQ</w:t>
      </w:r>
      <w:proofErr w:type="spellEnd"/>
      <w:r>
        <w:t xml:space="preserve"> </w:t>
      </w:r>
      <w:r w:rsidR="00AF5304" w:rsidRPr="00B22CE9">
        <w:rPr>
          <w:lang w:val="pt"/>
        </w:rPr>
        <w:t xml:space="preserve">e </w:t>
      </w:r>
      <w:r w:rsidR="003F76FC" w:rsidRPr="00B22CE9">
        <w:rPr>
          <w:lang w:val="pt"/>
        </w:rPr>
        <w:t xml:space="preserve"> </w:t>
      </w:r>
      <w:r w:rsidR="00AF5304">
        <w:t xml:space="preserve">pode ser </w:t>
      </w:r>
      <w:r w:rsidR="003F76FC">
        <w:t xml:space="preserve"> </w:t>
      </w:r>
      <w:r w:rsidR="00AF5304">
        <w:t xml:space="preserve">visualizado </w:t>
      </w:r>
      <w:r w:rsidR="003F76FC">
        <w:t xml:space="preserve"> </w:t>
      </w:r>
      <w:r w:rsidR="00AF5304">
        <w:t xml:space="preserve">através </w:t>
      </w:r>
      <w:r w:rsidR="003F76FC">
        <w:t xml:space="preserve"> </w:t>
      </w:r>
      <w:r w:rsidR="00AF5304">
        <w:t xml:space="preserve">do </w:t>
      </w:r>
      <w:hyperlink r:id="rId32" w:history="1">
        <w:r w:rsidR="00AF5304" w:rsidRPr="001D46A8">
          <w:rPr>
            <w:rStyle w:val="Hyperlink"/>
          </w:rPr>
          <w:t>seguinte</w:t>
        </w:r>
        <w:r w:rsidR="003F76FC" w:rsidRPr="001D46A8">
          <w:rPr>
            <w:rStyle w:val="Hyperlink"/>
          </w:rPr>
          <w:t xml:space="preserve"> </w:t>
        </w:r>
        <w:r w:rsidR="00AF5304" w:rsidRPr="001D46A8">
          <w:rPr>
            <w:rStyle w:val="Hyperlink"/>
          </w:rPr>
          <w:t>link</w:t>
        </w:r>
      </w:hyperlink>
      <w:r w:rsidR="001D46A8">
        <w:t>.</w:t>
      </w:r>
      <w:r w:rsidR="00AF5304">
        <w:t xml:space="preserve">              </w:t>
      </w:r>
    </w:p>
    <w:p w14:paraId="73A4E895" w14:textId="2A616E09" w:rsidR="001B3F09" w:rsidRPr="009531A8" w:rsidRDefault="001B3F09" w:rsidP="00EE0525">
      <w:pPr>
        <w:pStyle w:val="PargrafodaLista"/>
        <w:shd w:val="clear" w:color="auto" w:fill="FFFFFF"/>
        <w:ind w:left="0"/>
        <w:rPr>
          <w:rFonts w:eastAsia="Times New Roman"/>
          <w:color w:val="222222"/>
        </w:rPr>
      </w:pPr>
    </w:p>
    <w:sectPr w:rsidR="001B3F09" w:rsidRPr="009531A8" w:rsidSect="00EE21D2">
      <w:headerReference w:type="default" r:id="rId33"/>
      <w:footerReference w:type="default" r:id="rId34"/>
      <w:footerReference w:type="first" r:id="rId35"/>
      <w:pgSz w:w="11906" w:h="16838" w:code="9"/>
      <w:pgMar w:top="1418" w:right="1418" w:bottom="1418" w:left="1418"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5" w:author="Gabriel Ferreira dos Santos Silva" w:date="2022-10-18T07:27:00Z" w:initials="GFdSS">
    <w:p w14:paraId="28789569" w14:textId="77777777" w:rsidR="00873E6C" w:rsidRDefault="00873E6C" w:rsidP="00E2653C">
      <w:pPr>
        <w:pStyle w:val="Textodecomentrio"/>
        <w:jc w:val="left"/>
      </w:pPr>
      <w:r>
        <w:rPr>
          <w:rStyle w:val="Refdecomentrio"/>
        </w:rPr>
        <w:annotationRef/>
      </w:r>
      <w:r>
        <w:t>Ajustar conforme formatação em anexo.</w:t>
      </w:r>
    </w:p>
  </w:comment>
  <w:comment w:id="536" w:author="Gabriel Ferreira dos Santos Silva" w:date="2022-10-18T07:27:00Z" w:initials="GFdSS">
    <w:p w14:paraId="12245C50" w14:textId="77777777" w:rsidR="000D3C23" w:rsidRDefault="000D3C23" w:rsidP="000D3C23">
      <w:pPr>
        <w:pStyle w:val="Textodecomentrio"/>
        <w:jc w:val="left"/>
      </w:pPr>
      <w:r>
        <w:rPr>
          <w:rStyle w:val="Refdecomentrio"/>
        </w:rPr>
        <w:annotationRef/>
      </w:r>
      <w:r>
        <w:t>Ajustar conforme formatação em anexo.</w:t>
      </w:r>
    </w:p>
  </w:comment>
  <w:comment w:id="537" w:author="Gabriel Ferreira dos Santos Silva" w:date="2022-10-18T07:27:00Z" w:initials="GFdSS">
    <w:p w14:paraId="49AE2B49" w14:textId="77777777" w:rsidR="000D3C23" w:rsidRDefault="000D3C23" w:rsidP="000D3C23">
      <w:pPr>
        <w:pStyle w:val="Textodecomentrio"/>
        <w:jc w:val="left"/>
      </w:pPr>
      <w:r>
        <w:rPr>
          <w:rStyle w:val="Refdecomentrio"/>
        </w:rPr>
        <w:annotationRef/>
      </w:r>
      <w:r>
        <w:t>Ajustar conforme formatação em anexo.</w:t>
      </w:r>
    </w:p>
  </w:comment>
  <w:comment w:id="538" w:author="Gabriel Ferreira dos Santos Silva" w:date="2022-10-18T07:29:00Z" w:initials="GFdSS">
    <w:p w14:paraId="072CC0B3" w14:textId="77777777" w:rsidR="00911221" w:rsidRDefault="00911221" w:rsidP="00DB13DB">
      <w:pPr>
        <w:pStyle w:val="Textodecomentrio"/>
        <w:jc w:val="left"/>
      </w:pPr>
      <w:r>
        <w:rPr>
          <w:rStyle w:val="Refdecomentrio"/>
        </w:rPr>
        <w:annotationRef/>
      </w:r>
      <w:r>
        <w:t>Eu particularmente prefiro a linguagem pessoal em pesquisa científica, porém o pecege preza pela impessoalidade das afirmações. Alterar para termos como "sugere-se", "acredit-se"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789569" w15:done="0"/>
  <w15:commentEx w15:paraId="12245C50" w15:done="0"/>
  <w15:commentEx w15:paraId="49AE2B49" w15:done="0"/>
  <w15:commentEx w15:paraId="072CC0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8D3C9" w16cex:dateUtc="2022-10-18T10:27:00Z"/>
  <w16cex:commentExtensible w16cex:durableId="26FAD202" w16cex:dateUtc="2022-10-18T10:27:00Z"/>
  <w16cex:commentExtensible w16cex:durableId="26FAD337" w16cex:dateUtc="2022-10-18T10:27:00Z"/>
  <w16cex:commentExtensible w16cex:durableId="26F8D462" w16cex:dateUtc="2022-10-18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789569" w16cid:durableId="26F8D3C9"/>
  <w16cid:commentId w16cid:paraId="12245C50" w16cid:durableId="26FAD202"/>
  <w16cid:commentId w16cid:paraId="49AE2B49" w16cid:durableId="26FAD337"/>
  <w16cid:commentId w16cid:paraId="072CC0B3" w16cid:durableId="26F8D4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FCBBF" w14:textId="77777777" w:rsidR="005B1B2E" w:rsidRDefault="005B1B2E" w:rsidP="005F5FEB">
      <w:pPr>
        <w:spacing w:line="240" w:lineRule="auto"/>
      </w:pPr>
      <w:r>
        <w:separator/>
      </w:r>
    </w:p>
  </w:endnote>
  <w:endnote w:type="continuationSeparator" w:id="0">
    <w:p w14:paraId="5965986A" w14:textId="77777777" w:rsidR="005B1B2E" w:rsidRDefault="005B1B2E"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DCB2" w14:textId="77777777" w:rsidR="00D92CD6" w:rsidRPr="00EE0525" w:rsidRDefault="00D92CD6">
    <w:pPr>
      <w:pStyle w:val="Rodap"/>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10D97" w14:textId="77777777" w:rsidR="005B1B2E" w:rsidRDefault="005B1B2E" w:rsidP="005F5FEB">
      <w:pPr>
        <w:spacing w:line="240" w:lineRule="auto"/>
      </w:pPr>
      <w:bookmarkStart w:id="0" w:name="_Hlk493588901"/>
      <w:bookmarkEnd w:id="0"/>
      <w:r>
        <w:separator/>
      </w:r>
    </w:p>
  </w:footnote>
  <w:footnote w:type="continuationSeparator" w:id="0">
    <w:p w14:paraId="3FB2E44E" w14:textId="77777777" w:rsidR="005B1B2E" w:rsidRDefault="005B1B2E" w:rsidP="005F5FEB">
      <w:pPr>
        <w:spacing w:line="240" w:lineRule="auto"/>
      </w:pPr>
      <w:r>
        <w:continuationSeparator/>
      </w:r>
    </w:p>
  </w:footnote>
  <w:footnote w:id="1">
    <w:p w14:paraId="675B9F97"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r w:rsidRPr="00EE0525">
        <w:rPr>
          <w:bCs/>
          <w:sz w:val="16"/>
          <w:szCs w:val="16"/>
          <w:lang w:val="en-US"/>
        </w:rPr>
        <w:t>Nomes das colunas da tabela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2">
    <w:p w14:paraId="17F6254F" w14:textId="77777777" w:rsidR="000D3C23" w:rsidRPr="000F75A8" w:rsidRDefault="000D3C23" w:rsidP="000D3C23">
      <w:pPr>
        <w:pStyle w:val="Textodenotaderodap"/>
        <w:rPr>
          <w:lang w:val="en-US"/>
        </w:rPr>
      </w:pPr>
      <w:r>
        <w:rPr>
          <w:rStyle w:val="Refdenotaderodap"/>
        </w:rPr>
        <w:footnoteRef/>
      </w:r>
      <w:r w:rsidRPr="000F75A8">
        <w:rPr>
          <w:lang w:val="en-US"/>
        </w:rPr>
        <w:t xml:space="preserve"> </w:t>
      </w:r>
      <w:proofErr w:type="spellStart"/>
      <w:r w:rsidRPr="00EE0525">
        <w:rPr>
          <w:bCs/>
          <w:sz w:val="16"/>
          <w:szCs w:val="16"/>
          <w:lang w:val="en-US"/>
        </w:rPr>
        <w:t>Nomes</w:t>
      </w:r>
      <w:proofErr w:type="spellEnd"/>
      <w:r w:rsidRPr="00EE0525">
        <w:rPr>
          <w:bCs/>
          <w:sz w:val="16"/>
          <w:szCs w:val="16"/>
          <w:lang w:val="en-US"/>
        </w:rPr>
        <w:t xml:space="preserve"> das </w:t>
      </w:r>
      <w:proofErr w:type="spellStart"/>
      <w:r w:rsidRPr="00EE0525">
        <w:rPr>
          <w:bCs/>
          <w:sz w:val="16"/>
          <w:szCs w:val="16"/>
          <w:lang w:val="en-US"/>
        </w:rPr>
        <w:t>colunas</w:t>
      </w:r>
      <w:proofErr w:type="spellEnd"/>
      <w:r w:rsidRPr="00EE0525">
        <w:rPr>
          <w:bCs/>
          <w:sz w:val="16"/>
          <w:szCs w:val="16"/>
          <w:lang w:val="en-US"/>
        </w:rPr>
        <w:t xml:space="preserve"> da </w:t>
      </w:r>
      <w:proofErr w:type="spellStart"/>
      <w:r w:rsidRPr="00EE0525">
        <w:rPr>
          <w:bCs/>
          <w:sz w:val="16"/>
          <w:szCs w:val="16"/>
          <w:lang w:val="en-US"/>
        </w:rPr>
        <w:t>tabela</w:t>
      </w:r>
      <w:proofErr w:type="spellEnd"/>
      <w:r w:rsidRPr="00EE0525">
        <w:rPr>
          <w:bCs/>
          <w:sz w:val="16"/>
          <w:szCs w:val="16"/>
          <w:lang w:val="en-US"/>
        </w:rPr>
        <w:t xml:space="preserve">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3">
    <w:p w14:paraId="39BF58E0" w14:textId="77777777" w:rsidR="000D3C23" w:rsidRPr="000F75A8" w:rsidRDefault="000D3C23" w:rsidP="000D3C23">
      <w:pPr>
        <w:pStyle w:val="Textodenotaderodap"/>
        <w:rPr>
          <w:lang w:val="en-US"/>
        </w:rPr>
      </w:pPr>
      <w:r>
        <w:rPr>
          <w:rStyle w:val="Refdenotaderodap"/>
        </w:rPr>
        <w:footnoteRef/>
      </w:r>
      <w:r w:rsidRPr="000F75A8">
        <w:rPr>
          <w:lang w:val="en-US"/>
        </w:rPr>
        <w:t xml:space="preserve"> </w:t>
      </w:r>
      <w:proofErr w:type="spellStart"/>
      <w:r w:rsidRPr="00EE0525">
        <w:rPr>
          <w:bCs/>
          <w:sz w:val="16"/>
          <w:szCs w:val="16"/>
          <w:lang w:val="en-US"/>
        </w:rPr>
        <w:t>Nomes</w:t>
      </w:r>
      <w:proofErr w:type="spellEnd"/>
      <w:r w:rsidRPr="00EE0525">
        <w:rPr>
          <w:bCs/>
          <w:sz w:val="16"/>
          <w:szCs w:val="16"/>
          <w:lang w:val="en-US"/>
        </w:rPr>
        <w:t xml:space="preserve"> das </w:t>
      </w:r>
      <w:proofErr w:type="spellStart"/>
      <w:r w:rsidRPr="00EE0525">
        <w:rPr>
          <w:bCs/>
          <w:sz w:val="16"/>
          <w:szCs w:val="16"/>
          <w:lang w:val="en-US"/>
        </w:rPr>
        <w:t>colunas</w:t>
      </w:r>
      <w:proofErr w:type="spellEnd"/>
      <w:r w:rsidRPr="00EE0525">
        <w:rPr>
          <w:bCs/>
          <w:sz w:val="16"/>
          <w:szCs w:val="16"/>
          <w:lang w:val="en-US"/>
        </w:rPr>
        <w:t xml:space="preserve"> da </w:t>
      </w:r>
      <w:proofErr w:type="spellStart"/>
      <w:r w:rsidRPr="00EE0525">
        <w:rPr>
          <w:bCs/>
          <w:sz w:val="16"/>
          <w:szCs w:val="16"/>
          <w:lang w:val="en-US"/>
        </w:rPr>
        <w:t>tabela</w:t>
      </w:r>
      <w:proofErr w:type="spellEnd"/>
      <w:r w:rsidRPr="00EE0525">
        <w:rPr>
          <w:bCs/>
          <w:sz w:val="16"/>
          <w:szCs w:val="16"/>
          <w:lang w:val="en-US"/>
        </w:rPr>
        <w:t xml:space="preserve">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7D1D64"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3E76D0A0" w:rsidR="00D92CD6" w:rsidRPr="00D52F94" w:rsidRDefault="008F2AC4"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3D7634">
      <w:rPr>
        <w:sz w:val="16"/>
        <w:szCs w:val="17"/>
      </w:rPr>
      <w:t>Data Science e Analytics</w:t>
    </w:r>
    <w:r w:rsidR="00EB5E64">
      <w:rPr>
        <w:sz w:val="16"/>
        <w:szCs w:val="17"/>
      </w:rPr>
      <w:t xml:space="preserve"> – </w:t>
    </w:r>
    <w:r w:rsidR="003D7634">
      <w:rPr>
        <w:sz w:val="16"/>
        <w:szCs w:val="17"/>
      </w:rPr>
      <w:t>2022</w:t>
    </w:r>
  </w:p>
  <w:p w14:paraId="450CB919" w14:textId="77777777"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54ED"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FFE6" w14:textId="77777777" w:rsidR="003D7634" w:rsidRPr="00D52F94" w:rsidRDefault="00992A07" w:rsidP="003D7634">
    <w:pPr>
      <w:pStyle w:val="SemEspaamento"/>
      <w:ind w:right="3968"/>
      <w:rPr>
        <w:sz w:val="16"/>
        <w:szCs w:val="17"/>
      </w:rPr>
    </w:pPr>
    <w:bookmarkStart w:id="540" w:name="_Hlk33913842"/>
    <w:bookmarkStart w:id="541"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3D7634">
      <w:rPr>
        <w:sz w:val="16"/>
        <w:szCs w:val="17"/>
      </w:rPr>
      <w:t>Data Science e Analytics – 2022</w:t>
    </w:r>
  </w:p>
  <w:p w14:paraId="44FCF30C" w14:textId="77777777" w:rsidR="003D7634" w:rsidRDefault="003D7634" w:rsidP="003D7634">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70528" behindDoc="0" locked="0" layoutInCell="1" allowOverlap="1" wp14:anchorId="50468F24" wp14:editId="3DEE45EC">
              <wp:simplePos x="0" y="0"/>
              <wp:positionH relativeFrom="margin">
                <wp:align>right</wp:align>
              </wp:positionH>
              <wp:positionV relativeFrom="paragraph">
                <wp:posOffset>106680</wp:posOffset>
              </wp:positionV>
              <wp:extent cx="5753100" cy="0"/>
              <wp:effectExtent l="0" t="0" r="0" b="0"/>
              <wp:wrapNone/>
              <wp:docPr id="11"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23820" id="Conector reto 10"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p w14:paraId="11B128D1" w14:textId="3704DAB1" w:rsidR="00EE21D2" w:rsidRDefault="000A46BE" w:rsidP="003D7634">
    <w:pPr>
      <w:pStyle w:val="SemEspaamento"/>
      <w:ind w:right="3968"/>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F44BCF"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00EE21D2">
      <w:tab/>
    </w:r>
  </w:p>
  <w:bookmarkEnd w:id="540"/>
  <w:bookmarkEnd w:id="541"/>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6C"/>
    <w:multiLevelType w:val="hybridMultilevel"/>
    <w:tmpl w:val="A5B8101A"/>
    <w:lvl w:ilvl="0" w:tplc="0C7C6DC6">
      <w:start w:val="2"/>
      <w:numFmt w:val="decimal"/>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1684B"/>
    <w:multiLevelType w:val="multilevel"/>
    <w:tmpl w:val="83CCB362"/>
    <w:lvl w:ilvl="0">
      <w:start w:val="1"/>
      <w:numFmt w:val="decimal"/>
      <w:lvlText w:val="%1."/>
      <w:lvlJc w:val="left"/>
      <w:pPr>
        <w:ind w:left="360" w:hanging="360"/>
      </w:pPr>
      <w:rPr>
        <w:rFonts w:ascii="Arial" w:eastAsia="Arial" w:hAnsi="Arial" w:cs="Arial"/>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C2115A"/>
    <w:multiLevelType w:val="hybridMultilevel"/>
    <w:tmpl w:val="5A9A3A30"/>
    <w:lvl w:ilvl="0" w:tplc="FDF8CA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57458"/>
    <w:multiLevelType w:val="hybridMultilevel"/>
    <w:tmpl w:val="AFEA485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B27B1E"/>
    <w:multiLevelType w:val="hybridMultilevel"/>
    <w:tmpl w:val="57D27E84"/>
    <w:lvl w:ilvl="0" w:tplc="E6AC06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56711D"/>
    <w:multiLevelType w:val="hybridMultilevel"/>
    <w:tmpl w:val="65922C84"/>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2424B42"/>
    <w:multiLevelType w:val="hybridMultilevel"/>
    <w:tmpl w:val="D116C976"/>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717E73"/>
    <w:multiLevelType w:val="hybridMultilevel"/>
    <w:tmpl w:val="8E7E03DE"/>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8" w15:restartNumberingAfterBreak="0">
    <w:nsid w:val="35874500"/>
    <w:multiLevelType w:val="multilevel"/>
    <w:tmpl w:val="82DCBEA2"/>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9" w15:restartNumberingAfterBreak="0">
    <w:nsid w:val="36D422CD"/>
    <w:multiLevelType w:val="multilevel"/>
    <w:tmpl w:val="956E0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E76AA"/>
    <w:multiLevelType w:val="hybridMultilevel"/>
    <w:tmpl w:val="A170BB1A"/>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7A72FC"/>
    <w:multiLevelType w:val="hybridMultilevel"/>
    <w:tmpl w:val="11485CC6"/>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B8D6A4F"/>
    <w:multiLevelType w:val="hybridMultilevel"/>
    <w:tmpl w:val="E0221AC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ED423A4"/>
    <w:multiLevelType w:val="multilevel"/>
    <w:tmpl w:val="FC36567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63B01D56"/>
    <w:multiLevelType w:val="multilevel"/>
    <w:tmpl w:val="45AE9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F85F2D"/>
    <w:multiLevelType w:val="hybridMultilevel"/>
    <w:tmpl w:val="1F266F2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6B986C54"/>
    <w:multiLevelType w:val="hybridMultilevel"/>
    <w:tmpl w:val="9FE6B64C"/>
    <w:lvl w:ilvl="0" w:tplc="03BED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37910"/>
    <w:multiLevelType w:val="hybridMultilevel"/>
    <w:tmpl w:val="673CF06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E440F1"/>
    <w:multiLevelType w:val="multilevel"/>
    <w:tmpl w:val="3CD2C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09040747">
    <w:abstractNumId w:val="19"/>
  </w:num>
  <w:num w:numId="2" w16cid:durableId="1401754829">
    <w:abstractNumId w:val="12"/>
  </w:num>
  <w:num w:numId="3" w16cid:durableId="348602369">
    <w:abstractNumId w:val="8"/>
  </w:num>
  <w:num w:numId="4" w16cid:durableId="544679318">
    <w:abstractNumId w:val="9"/>
  </w:num>
  <w:num w:numId="5" w16cid:durableId="330253064">
    <w:abstractNumId w:val="20"/>
  </w:num>
  <w:num w:numId="6" w16cid:durableId="1525052054">
    <w:abstractNumId w:val="14"/>
  </w:num>
  <w:num w:numId="7" w16cid:durableId="893155035">
    <w:abstractNumId w:val="15"/>
  </w:num>
  <w:num w:numId="8" w16cid:durableId="1124805786">
    <w:abstractNumId w:val="1"/>
  </w:num>
  <w:num w:numId="9" w16cid:durableId="170416666">
    <w:abstractNumId w:val="4"/>
  </w:num>
  <w:num w:numId="10" w16cid:durableId="2128115034">
    <w:abstractNumId w:val="17"/>
  </w:num>
  <w:num w:numId="11" w16cid:durableId="1576084608">
    <w:abstractNumId w:val="2"/>
  </w:num>
  <w:num w:numId="12" w16cid:durableId="1435636810">
    <w:abstractNumId w:val="0"/>
  </w:num>
  <w:num w:numId="13" w16cid:durableId="2074543315">
    <w:abstractNumId w:val="7"/>
  </w:num>
  <w:num w:numId="14" w16cid:durableId="740373492">
    <w:abstractNumId w:val="16"/>
  </w:num>
  <w:num w:numId="15" w16cid:durableId="543254035">
    <w:abstractNumId w:val="11"/>
  </w:num>
  <w:num w:numId="16" w16cid:durableId="982200047">
    <w:abstractNumId w:val="18"/>
  </w:num>
  <w:num w:numId="17" w16cid:durableId="1180772989">
    <w:abstractNumId w:val="3"/>
  </w:num>
  <w:num w:numId="18" w16cid:durableId="875579013">
    <w:abstractNumId w:val="13"/>
  </w:num>
  <w:num w:numId="19" w16cid:durableId="422653272">
    <w:abstractNumId w:val="5"/>
  </w:num>
  <w:num w:numId="20" w16cid:durableId="1027483276">
    <w:abstractNumId w:val="10"/>
  </w:num>
  <w:num w:numId="21" w16cid:durableId="188043326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A JARDIM ARIAS PEREIRA">
    <w15:presenceInfo w15:providerId="Windows Live" w15:userId="7158b6da13deab97"/>
  </w15:person>
  <w15:person w15:author="Gabriel Ferreira dos Santos Silva">
    <w15:presenceInfo w15:providerId="Windows Live" w15:userId="27dfba7ba8e155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wMDUztjA3tzQ1MzNT0lEKTi0uzszPAykwrgUAWG3tZywAAAA="/>
  </w:docVars>
  <w:rsids>
    <w:rsidRoot w:val="005F5FEB"/>
    <w:rsid w:val="00002D22"/>
    <w:rsid w:val="00002FED"/>
    <w:rsid w:val="00004404"/>
    <w:rsid w:val="0000516E"/>
    <w:rsid w:val="00010625"/>
    <w:rsid w:val="000121A2"/>
    <w:rsid w:val="000129BF"/>
    <w:rsid w:val="00013861"/>
    <w:rsid w:val="00015A3B"/>
    <w:rsid w:val="00023EAE"/>
    <w:rsid w:val="00030AA2"/>
    <w:rsid w:val="000318BF"/>
    <w:rsid w:val="0003392C"/>
    <w:rsid w:val="00033ABE"/>
    <w:rsid w:val="000367FF"/>
    <w:rsid w:val="000379B9"/>
    <w:rsid w:val="000414DF"/>
    <w:rsid w:val="00042541"/>
    <w:rsid w:val="00042B2E"/>
    <w:rsid w:val="00054D39"/>
    <w:rsid w:val="0006184C"/>
    <w:rsid w:val="00062A32"/>
    <w:rsid w:val="0006582A"/>
    <w:rsid w:val="00076505"/>
    <w:rsid w:val="00080BC8"/>
    <w:rsid w:val="000A1F2D"/>
    <w:rsid w:val="000A23B0"/>
    <w:rsid w:val="000A46BE"/>
    <w:rsid w:val="000A64CD"/>
    <w:rsid w:val="000A7332"/>
    <w:rsid w:val="000A786F"/>
    <w:rsid w:val="000B052D"/>
    <w:rsid w:val="000B6C41"/>
    <w:rsid w:val="000C043D"/>
    <w:rsid w:val="000C3C52"/>
    <w:rsid w:val="000C5E50"/>
    <w:rsid w:val="000D3C23"/>
    <w:rsid w:val="000D65A6"/>
    <w:rsid w:val="000D7128"/>
    <w:rsid w:val="000E2F34"/>
    <w:rsid w:val="000E6826"/>
    <w:rsid w:val="000F06D0"/>
    <w:rsid w:val="000F3312"/>
    <w:rsid w:val="000F7383"/>
    <w:rsid w:val="000F75A8"/>
    <w:rsid w:val="00103C8C"/>
    <w:rsid w:val="0010566C"/>
    <w:rsid w:val="001069B6"/>
    <w:rsid w:val="00106E6C"/>
    <w:rsid w:val="00111217"/>
    <w:rsid w:val="001179F3"/>
    <w:rsid w:val="00123A50"/>
    <w:rsid w:val="001349B7"/>
    <w:rsid w:val="0013755A"/>
    <w:rsid w:val="0014260C"/>
    <w:rsid w:val="00155FEB"/>
    <w:rsid w:val="00157916"/>
    <w:rsid w:val="00164EBA"/>
    <w:rsid w:val="001650D8"/>
    <w:rsid w:val="00173435"/>
    <w:rsid w:val="001743F8"/>
    <w:rsid w:val="0017695E"/>
    <w:rsid w:val="0018079B"/>
    <w:rsid w:val="00183B05"/>
    <w:rsid w:val="00196DB1"/>
    <w:rsid w:val="001A2B26"/>
    <w:rsid w:val="001A3AE9"/>
    <w:rsid w:val="001B29CD"/>
    <w:rsid w:val="001B3F09"/>
    <w:rsid w:val="001B4CCF"/>
    <w:rsid w:val="001B7001"/>
    <w:rsid w:val="001B7C5F"/>
    <w:rsid w:val="001C688C"/>
    <w:rsid w:val="001D46A8"/>
    <w:rsid w:val="001E108A"/>
    <w:rsid w:val="001E6121"/>
    <w:rsid w:val="001E6B8D"/>
    <w:rsid w:val="001E72F1"/>
    <w:rsid w:val="001F0A4F"/>
    <w:rsid w:val="001F43FF"/>
    <w:rsid w:val="001F5096"/>
    <w:rsid w:val="001F677B"/>
    <w:rsid w:val="002013ED"/>
    <w:rsid w:val="00203D72"/>
    <w:rsid w:val="002138F6"/>
    <w:rsid w:val="00214A52"/>
    <w:rsid w:val="002208A3"/>
    <w:rsid w:val="00221EC9"/>
    <w:rsid w:val="00222FB8"/>
    <w:rsid w:val="00225427"/>
    <w:rsid w:val="00236E9D"/>
    <w:rsid w:val="00244916"/>
    <w:rsid w:val="00246075"/>
    <w:rsid w:val="002463F4"/>
    <w:rsid w:val="00247798"/>
    <w:rsid w:val="00250606"/>
    <w:rsid w:val="0025090A"/>
    <w:rsid w:val="00260C6A"/>
    <w:rsid w:val="0026130F"/>
    <w:rsid w:val="00262449"/>
    <w:rsid w:val="0026400A"/>
    <w:rsid w:val="00266914"/>
    <w:rsid w:val="00273955"/>
    <w:rsid w:val="00282166"/>
    <w:rsid w:val="00283739"/>
    <w:rsid w:val="00285F4E"/>
    <w:rsid w:val="00286B66"/>
    <w:rsid w:val="00286FB4"/>
    <w:rsid w:val="002875D3"/>
    <w:rsid w:val="00295E7E"/>
    <w:rsid w:val="00296614"/>
    <w:rsid w:val="002B2368"/>
    <w:rsid w:val="002B5740"/>
    <w:rsid w:val="002B5BAD"/>
    <w:rsid w:val="002B7B5A"/>
    <w:rsid w:val="002C164F"/>
    <w:rsid w:val="002D0A4C"/>
    <w:rsid w:val="002D35E9"/>
    <w:rsid w:val="002D3B35"/>
    <w:rsid w:val="002D6078"/>
    <w:rsid w:val="002D6AF2"/>
    <w:rsid w:val="002D778A"/>
    <w:rsid w:val="002D7950"/>
    <w:rsid w:val="002E3038"/>
    <w:rsid w:val="002E3D0D"/>
    <w:rsid w:val="002E56B3"/>
    <w:rsid w:val="002E62EF"/>
    <w:rsid w:val="002F1330"/>
    <w:rsid w:val="002F2245"/>
    <w:rsid w:val="002F3830"/>
    <w:rsid w:val="00302BCD"/>
    <w:rsid w:val="0030310D"/>
    <w:rsid w:val="00311C33"/>
    <w:rsid w:val="0031459B"/>
    <w:rsid w:val="00314D73"/>
    <w:rsid w:val="00320448"/>
    <w:rsid w:val="00323A4C"/>
    <w:rsid w:val="00325B43"/>
    <w:rsid w:val="00330F52"/>
    <w:rsid w:val="0033468D"/>
    <w:rsid w:val="00340787"/>
    <w:rsid w:val="003470F0"/>
    <w:rsid w:val="00351904"/>
    <w:rsid w:val="0035192B"/>
    <w:rsid w:val="00351961"/>
    <w:rsid w:val="003542E3"/>
    <w:rsid w:val="00362B83"/>
    <w:rsid w:val="00363932"/>
    <w:rsid w:val="00364D20"/>
    <w:rsid w:val="00364EBE"/>
    <w:rsid w:val="003678EC"/>
    <w:rsid w:val="0037116D"/>
    <w:rsid w:val="003742B4"/>
    <w:rsid w:val="0038279B"/>
    <w:rsid w:val="00382BEB"/>
    <w:rsid w:val="00383658"/>
    <w:rsid w:val="003A1FA3"/>
    <w:rsid w:val="003A2BF8"/>
    <w:rsid w:val="003A50AD"/>
    <w:rsid w:val="003B3E2D"/>
    <w:rsid w:val="003B513E"/>
    <w:rsid w:val="003C0770"/>
    <w:rsid w:val="003C0DDD"/>
    <w:rsid w:val="003C1B38"/>
    <w:rsid w:val="003C65F6"/>
    <w:rsid w:val="003C6F70"/>
    <w:rsid w:val="003C76C7"/>
    <w:rsid w:val="003C7E8D"/>
    <w:rsid w:val="003D29B1"/>
    <w:rsid w:val="003D7634"/>
    <w:rsid w:val="003E150B"/>
    <w:rsid w:val="003E36CE"/>
    <w:rsid w:val="003E4D90"/>
    <w:rsid w:val="003E64D0"/>
    <w:rsid w:val="003F02C0"/>
    <w:rsid w:val="003F1EED"/>
    <w:rsid w:val="003F76FC"/>
    <w:rsid w:val="003F77A8"/>
    <w:rsid w:val="00402E00"/>
    <w:rsid w:val="0040349A"/>
    <w:rsid w:val="0040561E"/>
    <w:rsid w:val="00406344"/>
    <w:rsid w:val="004139D1"/>
    <w:rsid w:val="00414EA7"/>
    <w:rsid w:val="00421D0A"/>
    <w:rsid w:val="004242F4"/>
    <w:rsid w:val="00424D37"/>
    <w:rsid w:val="00433E63"/>
    <w:rsid w:val="004344B3"/>
    <w:rsid w:val="004349A6"/>
    <w:rsid w:val="00435976"/>
    <w:rsid w:val="004403E3"/>
    <w:rsid w:val="00441A2B"/>
    <w:rsid w:val="0044240B"/>
    <w:rsid w:val="004436CA"/>
    <w:rsid w:val="004453D9"/>
    <w:rsid w:val="00445A1F"/>
    <w:rsid w:val="0045201D"/>
    <w:rsid w:val="004638D2"/>
    <w:rsid w:val="004653AE"/>
    <w:rsid w:val="00466F81"/>
    <w:rsid w:val="00467C3B"/>
    <w:rsid w:val="0047191C"/>
    <w:rsid w:val="00471D21"/>
    <w:rsid w:val="00473CFE"/>
    <w:rsid w:val="00474ACC"/>
    <w:rsid w:val="00482013"/>
    <w:rsid w:val="004829D7"/>
    <w:rsid w:val="004A46C8"/>
    <w:rsid w:val="004A581F"/>
    <w:rsid w:val="004B0852"/>
    <w:rsid w:val="004B3DF1"/>
    <w:rsid w:val="004B570C"/>
    <w:rsid w:val="004B6697"/>
    <w:rsid w:val="004B73BD"/>
    <w:rsid w:val="004C12D2"/>
    <w:rsid w:val="004C7546"/>
    <w:rsid w:val="004C7E46"/>
    <w:rsid w:val="004E1ADB"/>
    <w:rsid w:val="004E2930"/>
    <w:rsid w:val="004E2E96"/>
    <w:rsid w:val="004F6AD0"/>
    <w:rsid w:val="005154B6"/>
    <w:rsid w:val="00515638"/>
    <w:rsid w:val="0051603D"/>
    <w:rsid w:val="00516C4E"/>
    <w:rsid w:val="00516C5E"/>
    <w:rsid w:val="00517055"/>
    <w:rsid w:val="00522FDE"/>
    <w:rsid w:val="00527BBF"/>
    <w:rsid w:val="00530C1C"/>
    <w:rsid w:val="005325A6"/>
    <w:rsid w:val="00532A60"/>
    <w:rsid w:val="0053780E"/>
    <w:rsid w:val="00547F22"/>
    <w:rsid w:val="005502EC"/>
    <w:rsid w:val="00551CAC"/>
    <w:rsid w:val="00551EA4"/>
    <w:rsid w:val="00556C81"/>
    <w:rsid w:val="005572DB"/>
    <w:rsid w:val="00557CC0"/>
    <w:rsid w:val="005608D1"/>
    <w:rsid w:val="00560EBA"/>
    <w:rsid w:val="00574FAE"/>
    <w:rsid w:val="00580198"/>
    <w:rsid w:val="00584676"/>
    <w:rsid w:val="00585408"/>
    <w:rsid w:val="00586ED8"/>
    <w:rsid w:val="0058770B"/>
    <w:rsid w:val="005905F2"/>
    <w:rsid w:val="00593069"/>
    <w:rsid w:val="00594DC8"/>
    <w:rsid w:val="005A0D62"/>
    <w:rsid w:val="005A2BA8"/>
    <w:rsid w:val="005A2F80"/>
    <w:rsid w:val="005A4188"/>
    <w:rsid w:val="005A63ED"/>
    <w:rsid w:val="005B1B2E"/>
    <w:rsid w:val="005B2400"/>
    <w:rsid w:val="005B3614"/>
    <w:rsid w:val="005B3BCF"/>
    <w:rsid w:val="005B55DF"/>
    <w:rsid w:val="005C0B45"/>
    <w:rsid w:val="005C62DC"/>
    <w:rsid w:val="005C6BA6"/>
    <w:rsid w:val="005D055E"/>
    <w:rsid w:val="005D16AC"/>
    <w:rsid w:val="005D2626"/>
    <w:rsid w:val="005D55F1"/>
    <w:rsid w:val="005D6B9B"/>
    <w:rsid w:val="005E318E"/>
    <w:rsid w:val="005F17E8"/>
    <w:rsid w:val="005F29F8"/>
    <w:rsid w:val="005F4EB3"/>
    <w:rsid w:val="005F5FEB"/>
    <w:rsid w:val="0061113B"/>
    <w:rsid w:val="0062319A"/>
    <w:rsid w:val="00627E9C"/>
    <w:rsid w:val="00635C2A"/>
    <w:rsid w:val="00636D01"/>
    <w:rsid w:val="00640474"/>
    <w:rsid w:val="00647DBF"/>
    <w:rsid w:val="00651EBB"/>
    <w:rsid w:val="00652088"/>
    <w:rsid w:val="006561FD"/>
    <w:rsid w:val="006562BD"/>
    <w:rsid w:val="00657769"/>
    <w:rsid w:val="00657EA6"/>
    <w:rsid w:val="006600DD"/>
    <w:rsid w:val="0066110E"/>
    <w:rsid w:val="00664CD3"/>
    <w:rsid w:val="006726B1"/>
    <w:rsid w:val="00674C6B"/>
    <w:rsid w:val="00674CB5"/>
    <w:rsid w:val="006805F5"/>
    <w:rsid w:val="00681AD7"/>
    <w:rsid w:val="00683832"/>
    <w:rsid w:val="00683E74"/>
    <w:rsid w:val="00684110"/>
    <w:rsid w:val="006844AB"/>
    <w:rsid w:val="00684D91"/>
    <w:rsid w:val="00686DDE"/>
    <w:rsid w:val="00687D18"/>
    <w:rsid w:val="006926E3"/>
    <w:rsid w:val="00693518"/>
    <w:rsid w:val="00694220"/>
    <w:rsid w:val="006A0317"/>
    <w:rsid w:val="006A3383"/>
    <w:rsid w:val="006A5E0E"/>
    <w:rsid w:val="006B3841"/>
    <w:rsid w:val="006B4497"/>
    <w:rsid w:val="006B4591"/>
    <w:rsid w:val="006B5203"/>
    <w:rsid w:val="006B6F6C"/>
    <w:rsid w:val="006C0EFD"/>
    <w:rsid w:val="006C1FF9"/>
    <w:rsid w:val="006C2C8C"/>
    <w:rsid w:val="006C720C"/>
    <w:rsid w:val="006D2995"/>
    <w:rsid w:val="006D5454"/>
    <w:rsid w:val="006D7365"/>
    <w:rsid w:val="006D7A7F"/>
    <w:rsid w:val="006D7B11"/>
    <w:rsid w:val="006E1A8E"/>
    <w:rsid w:val="006E5D44"/>
    <w:rsid w:val="006E6FA5"/>
    <w:rsid w:val="006F053F"/>
    <w:rsid w:val="006F0623"/>
    <w:rsid w:val="006F2620"/>
    <w:rsid w:val="006F566A"/>
    <w:rsid w:val="006F5AD5"/>
    <w:rsid w:val="006F78BE"/>
    <w:rsid w:val="006F7EBA"/>
    <w:rsid w:val="007028AE"/>
    <w:rsid w:val="00704F58"/>
    <w:rsid w:val="00706669"/>
    <w:rsid w:val="00713C0C"/>
    <w:rsid w:val="00715294"/>
    <w:rsid w:val="00717BE4"/>
    <w:rsid w:val="0072023F"/>
    <w:rsid w:val="00721949"/>
    <w:rsid w:val="00721A84"/>
    <w:rsid w:val="00723D29"/>
    <w:rsid w:val="007272C9"/>
    <w:rsid w:val="00731468"/>
    <w:rsid w:val="007323FF"/>
    <w:rsid w:val="00740225"/>
    <w:rsid w:val="007417E2"/>
    <w:rsid w:val="007433D4"/>
    <w:rsid w:val="0074342F"/>
    <w:rsid w:val="007450A6"/>
    <w:rsid w:val="00747736"/>
    <w:rsid w:val="00747EA0"/>
    <w:rsid w:val="00753001"/>
    <w:rsid w:val="007551BF"/>
    <w:rsid w:val="00755E94"/>
    <w:rsid w:val="00761931"/>
    <w:rsid w:val="00764D7C"/>
    <w:rsid w:val="00770024"/>
    <w:rsid w:val="007749A1"/>
    <w:rsid w:val="0078405D"/>
    <w:rsid w:val="00784D7A"/>
    <w:rsid w:val="007854B3"/>
    <w:rsid w:val="007A0139"/>
    <w:rsid w:val="007A2A3C"/>
    <w:rsid w:val="007A658E"/>
    <w:rsid w:val="007B0806"/>
    <w:rsid w:val="007B6B83"/>
    <w:rsid w:val="007C380E"/>
    <w:rsid w:val="007C44CE"/>
    <w:rsid w:val="007C684C"/>
    <w:rsid w:val="007C7425"/>
    <w:rsid w:val="007E290A"/>
    <w:rsid w:val="007E2EF2"/>
    <w:rsid w:val="007E4D6F"/>
    <w:rsid w:val="007F43DD"/>
    <w:rsid w:val="007F44DE"/>
    <w:rsid w:val="007F4591"/>
    <w:rsid w:val="007F54A6"/>
    <w:rsid w:val="007F57A4"/>
    <w:rsid w:val="00800FF0"/>
    <w:rsid w:val="00803197"/>
    <w:rsid w:val="00811A4F"/>
    <w:rsid w:val="00811DE0"/>
    <w:rsid w:val="00812949"/>
    <w:rsid w:val="0081660B"/>
    <w:rsid w:val="008230EC"/>
    <w:rsid w:val="008259B0"/>
    <w:rsid w:val="00826D39"/>
    <w:rsid w:val="00827EC8"/>
    <w:rsid w:val="00833B09"/>
    <w:rsid w:val="00834D05"/>
    <w:rsid w:val="00835CCF"/>
    <w:rsid w:val="00836CE1"/>
    <w:rsid w:val="008421B8"/>
    <w:rsid w:val="00842D35"/>
    <w:rsid w:val="008443FF"/>
    <w:rsid w:val="008453BB"/>
    <w:rsid w:val="00853AD0"/>
    <w:rsid w:val="008545E0"/>
    <w:rsid w:val="00860F38"/>
    <w:rsid w:val="00864B39"/>
    <w:rsid w:val="008650ED"/>
    <w:rsid w:val="008702B6"/>
    <w:rsid w:val="0087237C"/>
    <w:rsid w:val="00872B6C"/>
    <w:rsid w:val="00873E6C"/>
    <w:rsid w:val="00886138"/>
    <w:rsid w:val="00886CFD"/>
    <w:rsid w:val="00890B17"/>
    <w:rsid w:val="008923FD"/>
    <w:rsid w:val="0089638E"/>
    <w:rsid w:val="008A1677"/>
    <w:rsid w:val="008A3CF6"/>
    <w:rsid w:val="008A5A9A"/>
    <w:rsid w:val="008B0031"/>
    <w:rsid w:val="008B038A"/>
    <w:rsid w:val="008B0687"/>
    <w:rsid w:val="008B4775"/>
    <w:rsid w:val="008B5BBC"/>
    <w:rsid w:val="008B5FB2"/>
    <w:rsid w:val="008C5578"/>
    <w:rsid w:val="008C7AB1"/>
    <w:rsid w:val="008D2C4F"/>
    <w:rsid w:val="008D541D"/>
    <w:rsid w:val="008E02ED"/>
    <w:rsid w:val="008E45B7"/>
    <w:rsid w:val="008E4B54"/>
    <w:rsid w:val="008F2AC4"/>
    <w:rsid w:val="008F4149"/>
    <w:rsid w:val="008F707D"/>
    <w:rsid w:val="00904BC2"/>
    <w:rsid w:val="00905335"/>
    <w:rsid w:val="00906BFA"/>
    <w:rsid w:val="00911221"/>
    <w:rsid w:val="00912FC1"/>
    <w:rsid w:val="00916A5A"/>
    <w:rsid w:val="00917196"/>
    <w:rsid w:val="00921341"/>
    <w:rsid w:val="009248B0"/>
    <w:rsid w:val="009319BD"/>
    <w:rsid w:val="00931D71"/>
    <w:rsid w:val="00932E28"/>
    <w:rsid w:val="0093332B"/>
    <w:rsid w:val="00935B32"/>
    <w:rsid w:val="0094025E"/>
    <w:rsid w:val="0094383B"/>
    <w:rsid w:val="009531A8"/>
    <w:rsid w:val="009629EB"/>
    <w:rsid w:val="0096418A"/>
    <w:rsid w:val="00964DE5"/>
    <w:rsid w:val="00973982"/>
    <w:rsid w:val="00973C7F"/>
    <w:rsid w:val="00981503"/>
    <w:rsid w:val="00984F97"/>
    <w:rsid w:val="00986B47"/>
    <w:rsid w:val="0099000A"/>
    <w:rsid w:val="009924AC"/>
    <w:rsid w:val="00992731"/>
    <w:rsid w:val="00992A07"/>
    <w:rsid w:val="009934FC"/>
    <w:rsid w:val="009A06AA"/>
    <w:rsid w:val="009A5DF7"/>
    <w:rsid w:val="009C5437"/>
    <w:rsid w:val="009D2D67"/>
    <w:rsid w:val="009D4560"/>
    <w:rsid w:val="009D7441"/>
    <w:rsid w:val="009D7C2D"/>
    <w:rsid w:val="009E3D42"/>
    <w:rsid w:val="009E6355"/>
    <w:rsid w:val="009E7FB7"/>
    <w:rsid w:val="009F11F4"/>
    <w:rsid w:val="009F159C"/>
    <w:rsid w:val="009F43AE"/>
    <w:rsid w:val="009F6BE4"/>
    <w:rsid w:val="00A045BD"/>
    <w:rsid w:val="00A0519F"/>
    <w:rsid w:val="00A06683"/>
    <w:rsid w:val="00A140F0"/>
    <w:rsid w:val="00A143E9"/>
    <w:rsid w:val="00A16B84"/>
    <w:rsid w:val="00A2638C"/>
    <w:rsid w:val="00A3138A"/>
    <w:rsid w:val="00A4125E"/>
    <w:rsid w:val="00A44F29"/>
    <w:rsid w:val="00A46080"/>
    <w:rsid w:val="00A464FF"/>
    <w:rsid w:val="00A472A0"/>
    <w:rsid w:val="00A47C29"/>
    <w:rsid w:val="00A47DAE"/>
    <w:rsid w:val="00A47E5C"/>
    <w:rsid w:val="00A507D5"/>
    <w:rsid w:val="00A52C33"/>
    <w:rsid w:val="00A52F5E"/>
    <w:rsid w:val="00A57BFD"/>
    <w:rsid w:val="00A65683"/>
    <w:rsid w:val="00A67C44"/>
    <w:rsid w:val="00A74221"/>
    <w:rsid w:val="00A74EC3"/>
    <w:rsid w:val="00A7611A"/>
    <w:rsid w:val="00A7743E"/>
    <w:rsid w:val="00A77E1E"/>
    <w:rsid w:val="00A77E89"/>
    <w:rsid w:val="00A82D84"/>
    <w:rsid w:val="00A876C7"/>
    <w:rsid w:val="00AA1EDC"/>
    <w:rsid w:val="00AA6708"/>
    <w:rsid w:val="00AB1945"/>
    <w:rsid w:val="00AB3AFC"/>
    <w:rsid w:val="00AC5332"/>
    <w:rsid w:val="00AC754B"/>
    <w:rsid w:val="00AD2380"/>
    <w:rsid w:val="00AE2179"/>
    <w:rsid w:val="00AF5304"/>
    <w:rsid w:val="00AF625F"/>
    <w:rsid w:val="00AF7A61"/>
    <w:rsid w:val="00B0110A"/>
    <w:rsid w:val="00B057DD"/>
    <w:rsid w:val="00B15503"/>
    <w:rsid w:val="00B16A59"/>
    <w:rsid w:val="00B22CE9"/>
    <w:rsid w:val="00B233F7"/>
    <w:rsid w:val="00B34D23"/>
    <w:rsid w:val="00B35358"/>
    <w:rsid w:val="00B35F3F"/>
    <w:rsid w:val="00B523BB"/>
    <w:rsid w:val="00B5289B"/>
    <w:rsid w:val="00B5612B"/>
    <w:rsid w:val="00B57234"/>
    <w:rsid w:val="00B57893"/>
    <w:rsid w:val="00B67CC1"/>
    <w:rsid w:val="00B73815"/>
    <w:rsid w:val="00B73DB7"/>
    <w:rsid w:val="00B754B6"/>
    <w:rsid w:val="00B75E60"/>
    <w:rsid w:val="00B87C3E"/>
    <w:rsid w:val="00B9381B"/>
    <w:rsid w:val="00B9605E"/>
    <w:rsid w:val="00BA0816"/>
    <w:rsid w:val="00BA3CAF"/>
    <w:rsid w:val="00BA46B0"/>
    <w:rsid w:val="00BA6DB1"/>
    <w:rsid w:val="00BB309B"/>
    <w:rsid w:val="00BB4B6C"/>
    <w:rsid w:val="00BB536E"/>
    <w:rsid w:val="00BB5AD1"/>
    <w:rsid w:val="00BB71DF"/>
    <w:rsid w:val="00BD1169"/>
    <w:rsid w:val="00BD34AF"/>
    <w:rsid w:val="00BD553F"/>
    <w:rsid w:val="00BD7975"/>
    <w:rsid w:val="00BE69F5"/>
    <w:rsid w:val="00BF2F82"/>
    <w:rsid w:val="00BF7046"/>
    <w:rsid w:val="00C03610"/>
    <w:rsid w:val="00C0430F"/>
    <w:rsid w:val="00C22ADA"/>
    <w:rsid w:val="00C232C9"/>
    <w:rsid w:val="00C23DB0"/>
    <w:rsid w:val="00C24BEA"/>
    <w:rsid w:val="00C24FDE"/>
    <w:rsid w:val="00C26E78"/>
    <w:rsid w:val="00C278FE"/>
    <w:rsid w:val="00C32AC4"/>
    <w:rsid w:val="00C32EE4"/>
    <w:rsid w:val="00C32F20"/>
    <w:rsid w:val="00C34ED3"/>
    <w:rsid w:val="00C51325"/>
    <w:rsid w:val="00C55413"/>
    <w:rsid w:val="00C55528"/>
    <w:rsid w:val="00C56AA8"/>
    <w:rsid w:val="00C615ED"/>
    <w:rsid w:val="00C6199B"/>
    <w:rsid w:val="00C64E7D"/>
    <w:rsid w:val="00C651A5"/>
    <w:rsid w:val="00C7177A"/>
    <w:rsid w:val="00C71EB1"/>
    <w:rsid w:val="00C73EAF"/>
    <w:rsid w:val="00C77487"/>
    <w:rsid w:val="00C77BD3"/>
    <w:rsid w:val="00C8729A"/>
    <w:rsid w:val="00C938D9"/>
    <w:rsid w:val="00C93FC4"/>
    <w:rsid w:val="00C94381"/>
    <w:rsid w:val="00CA227C"/>
    <w:rsid w:val="00CA31D2"/>
    <w:rsid w:val="00CA3CF8"/>
    <w:rsid w:val="00CA75CC"/>
    <w:rsid w:val="00CA75F3"/>
    <w:rsid w:val="00CB3A48"/>
    <w:rsid w:val="00CB4C42"/>
    <w:rsid w:val="00CC0E3E"/>
    <w:rsid w:val="00CC2AF5"/>
    <w:rsid w:val="00CC3CB5"/>
    <w:rsid w:val="00CC3F6F"/>
    <w:rsid w:val="00CC6166"/>
    <w:rsid w:val="00CD612F"/>
    <w:rsid w:val="00CD61E0"/>
    <w:rsid w:val="00CD7E25"/>
    <w:rsid w:val="00CE2194"/>
    <w:rsid w:val="00CE3E82"/>
    <w:rsid w:val="00CE617C"/>
    <w:rsid w:val="00CF4624"/>
    <w:rsid w:val="00CF5BE5"/>
    <w:rsid w:val="00D02B73"/>
    <w:rsid w:val="00D0473F"/>
    <w:rsid w:val="00D172FA"/>
    <w:rsid w:val="00D20B96"/>
    <w:rsid w:val="00D2204B"/>
    <w:rsid w:val="00D31253"/>
    <w:rsid w:val="00D35847"/>
    <w:rsid w:val="00D430F6"/>
    <w:rsid w:val="00D475D2"/>
    <w:rsid w:val="00D50856"/>
    <w:rsid w:val="00D5105D"/>
    <w:rsid w:val="00D52F94"/>
    <w:rsid w:val="00D65298"/>
    <w:rsid w:val="00D706A2"/>
    <w:rsid w:val="00D757B2"/>
    <w:rsid w:val="00D85677"/>
    <w:rsid w:val="00D91E0D"/>
    <w:rsid w:val="00D92CD6"/>
    <w:rsid w:val="00D93A62"/>
    <w:rsid w:val="00DB07AF"/>
    <w:rsid w:val="00DB1D8D"/>
    <w:rsid w:val="00DB5464"/>
    <w:rsid w:val="00DB72E7"/>
    <w:rsid w:val="00DC12A3"/>
    <w:rsid w:val="00DC1FA9"/>
    <w:rsid w:val="00DD0D55"/>
    <w:rsid w:val="00DD423D"/>
    <w:rsid w:val="00DD4E98"/>
    <w:rsid w:val="00DD6CA9"/>
    <w:rsid w:val="00DE4D59"/>
    <w:rsid w:val="00DF0D6E"/>
    <w:rsid w:val="00DF46A9"/>
    <w:rsid w:val="00DF579E"/>
    <w:rsid w:val="00E0030F"/>
    <w:rsid w:val="00E0114C"/>
    <w:rsid w:val="00E03807"/>
    <w:rsid w:val="00E05E3E"/>
    <w:rsid w:val="00E07543"/>
    <w:rsid w:val="00E12124"/>
    <w:rsid w:val="00E12A3E"/>
    <w:rsid w:val="00E14849"/>
    <w:rsid w:val="00E16313"/>
    <w:rsid w:val="00E1740E"/>
    <w:rsid w:val="00E24154"/>
    <w:rsid w:val="00E25839"/>
    <w:rsid w:val="00E3132F"/>
    <w:rsid w:val="00E325A3"/>
    <w:rsid w:val="00E361A9"/>
    <w:rsid w:val="00E37B97"/>
    <w:rsid w:val="00E45517"/>
    <w:rsid w:val="00E470FC"/>
    <w:rsid w:val="00E54D23"/>
    <w:rsid w:val="00E5522F"/>
    <w:rsid w:val="00E555E3"/>
    <w:rsid w:val="00E575F6"/>
    <w:rsid w:val="00E5799F"/>
    <w:rsid w:val="00E61157"/>
    <w:rsid w:val="00E71060"/>
    <w:rsid w:val="00E73554"/>
    <w:rsid w:val="00E80C1F"/>
    <w:rsid w:val="00E835B5"/>
    <w:rsid w:val="00E86A6D"/>
    <w:rsid w:val="00E87EBF"/>
    <w:rsid w:val="00E92DB9"/>
    <w:rsid w:val="00E9452C"/>
    <w:rsid w:val="00EA072E"/>
    <w:rsid w:val="00EA1444"/>
    <w:rsid w:val="00EA1D8A"/>
    <w:rsid w:val="00EA275D"/>
    <w:rsid w:val="00EA2E9E"/>
    <w:rsid w:val="00EA60A7"/>
    <w:rsid w:val="00EA66D6"/>
    <w:rsid w:val="00EB1E46"/>
    <w:rsid w:val="00EB3BDE"/>
    <w:rsid w:val="00EB5E64"/>
    <w:rsid w:val="00EC22D7"/>
    <w:rsid w:val="00EC4D07"/>
    <w:rsid w:val="00EC7116"/>
    <w:rsid w:val="00ED06F8"/>
    <w:rsid w:val="00ED1256"/>
    <w:rsid w:val="00ED77AE"/>
    <w:rsid w:val="00EE0525"/>
    <w:rsid w:val="00EE21D2"/>
    <w:rsid w:val="00EE487E"/>
    <w:rsid w:val="00EE568D"/>
    <w:rsid w:val="00EE604D"/>
    <w:rsid w:val="00EE773C"/>
    <w:rsid w:val="00EE7A30"/>
    <w:rsid w:val="00EF1565"/>
    <w:rsid w:val="00EF1F11"/>
    <w:rsid w:val="00EF3BA4"/>
    <w:rsid w:val="00EF3BB2"/>
    <w:rsid w:val="00EF3CB9"/>
    <w:rsid w:val="00EF52B5"/>
    <w:rsid w:val="00EF5AF2"/>
    <w:rsid w:val="00EF654F"/>
    <w:rsid w:val="00EF7DDF"/>
    <w:rsid w:val="00F0090B"/>
    <w:rsid w:val="00F0606D"/>
    <w:rsid w:val="00F060A0"/>
    <w:rsid w:val="00F14CB3"/>
    <w:rsid w:val="00F17F80"/>
    <w:rsid w:val="00F21C79"/>
    <w:rsid w:val="00F23EFD"/>
    <w:rsid w:val="00F30BB0"/>
    <w:rsid w:val="00F52232"/>
    <w:rsid w:val="00F535FD"/>
    <w:rsid w:val="00F56CDC"/>
    <w:rsid w:val="00F624CF"/>
    <w:rsid w:val="00F80D3F"/>
    <w:rsid w:val="00F8568D"/>
    <w:rsid w:val="00F91A5E"/>
    <w:rsid w:val="00F92198"/>
    <w:rsid w:val="00F93C89"/>
    <w:rsid w:val="00F957E1"/>
    <w:rsid w:val="00F95CAC"/>
    <w:rsid w:val="00F95F8E"/>
    <w:rsid w:val="00FA6ECF"/>
    <w:rsid w:val="00FA6FA2"/>
    <w:rsid w:val="00FB13AA"/>
    <w:rsid w:val="00FB4469"/>
    <w:rsid w:val="00FC1B3C"/>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character" w:styleId="MenoPendente">
    <w:name w:val="Unresolved Mention"/>
    <w:basedOn w:val="Fontepargpadro"/>
    <w:uiPriority w:val="99"/>
    <w:semiHidden/>
    <w:unhideWhenUsed/>
    <w:rsid w:val="007C684C"/>
    <w:rPr>
      <w:color w:val="605E5C"/>
      <w:shd w:val="clear" w:color="auto" w:fill="E1DFDD"/>
    </w:rPr>
  </w:style>
  <w:style w:type="paragraph" w:styleId="Legenda">
    <w:name w:val="caption"/>
    <w:basedOn w:val="Normal"/>
    <w:next w:val="Normal"/>
    <w:uiPriority w:val="35"/>
    <w:unhideWhenUsed/>
    <w:qFormat/>
    <w:rsid w:val="00A507D5"/>
    <w:pPr>
      <w:spacing w:after="200" w:line="240" w:lineRule="auto"/>
    </w:pPr>
    <w:rPr>
      <w:i/>
      <w:iCs/>
      <w:color w:val="1F497D" w:themeColor="text2"/>
      <w:sz w:val="18"/>
      <w:szCs w:val="18"/>
    </w:rPr>
  </w:style>
  <w:style w:type="character" w:styleId="HiperlinkVisitado">
    <w:name w:val="FollowedHyperlink"/>
    <w:basedOn w:val="Fontepargpadro"/>
    <w:uiPriority w:val="99"/>
    <w:semiHidden/>
    <w:unhideWhenUsed/>
    <w:rsid w:val="00EA1444"/>
    <w:rPr>
      <w:color w:val="800080" w:themeColor="followedHyperlink"/>
      <w:u w:val="single"/>
    </w:rPr>
  </w:style>
  <w:style w:type="paragraph" w:styleId="NormalWeb">
    <w:name w:val="Normal (Web)"/>
    <w:basedOn w:val="Normal"/>
    <w:uiPriority w:val="99"/>
    <w:unhideWhenUsed/>
    <w:rsid w:val="009F159C"/>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elacomgrade">
    <w:name w:val="Table Grid"/>
    <w:basedOn w:val="Tabelanormal"/>
    <w:uiPriority w:val="59"/>
    <w:rsid w:val="00973C7F"/>
    <w:pPr>
      <w:spacing w:line="240" w:lineRule="auto"/>
      <w:jc w:val="left"/>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97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73C7F"/>
    <w:rPr>
      <w:rFonts w:ascii="Courier New" w:eastAsia="Times New Roman" w:hAnsi="Courier New" w:cs="Courier New"/>
      <w:sz w:val="20"/>
      <w:szCs w:val="20"/>
      <w:lang w:eastAsia="pt-BR"/>
    </w:rPr>
  </w:style>
  <w:style w:type="character" w:customStyle="1" w:styleId="y2iqfc">
    <w:name w:val="y2iqfc"/>
    <w:basedOn w:val="Fontepargpadro"/>
    <w:rsid w:val="00973C7F"/>
  </w:style>
  <w:style w:type="paragraph" w:styleId="Reviso">
    <w:name w:val="Revision"/>
    <w:hidden/>
    <w:uiPriority w:val="99"/>
    <w:semiHidden/>
    <w:rsid w:val="002208A3"/>
    <w:pPr>
      <w:spacing w:line="240" w:lineRule="auto"/>
      <w:jc w:val="left"/>
    </w:pPr>
  </w:style>
  <w:style w:type="character" w:styleId="Refdecomentrio">
    <w:name w:val="annotation reference"/>
    <w:basedOn w:val="Fontepargpadro"/>
    <w:uiPriority w:val="99"/>
    <w:semiHidden/>
    <w:unhideWhenUsed/>
    <w:rsid w:val="00441A2B"/>
    <w:rPr>
      <w:sz w:val="16"/>
      <w:szCs w:val="16"/>
    </w:rPr>
  </w:style>
  <w:style w:type="paragraph" w:styleId="Textodecomentrio">
    <w:name w:val="annotation text"/>
    <w:basedOn w:val="Normal"/>
    <w:link w:val="TextodecomentrioChar"/>
    <w:uiPriority w:val="99"/>
    <w:unhideWhenUsed/>
    <w:rsid w:val="00441A2B"/>
    <w:pPr>
      <w:spacing w:line="240" w:lineRule="auto"/>
    </w:pPr>
    <w:rPr>
      <w:sz w:val="20"/>
      <w:szCs w:val="20"/>
    </w:rPr>
  </w:style>
  <w:style w:type="character" w:customStyle="1" w:styleId="TextodecomentrioChar">
    <w:name w:val="Texto de comentário Char"/>
    <w:basedOn w:val="Fontepargpadro"/>
    <w:link w:val="Textodecomentrio"/>
    <w:uiPriority w:val="99"/>
    <w:rsid w:val="00441A2B"/>
    <w:rPr>
      <w:sz w:val="20"/>
      <w:szCs w:val="20"/>
    </w:rPr>
  </w:style>
  <w:style w:type="paragraph" w:styleId="Assuntodocomentrio">
    <w:name w:val="annotation subject"/>
    <w:basedOn w:val="Textodecomentrio"/>
    <w:next w:val="Textodecomentrio"/>
    <w:link w:val="AssuntodocomentrioChar"/>
    <w:uiPriority w:val="99"/>
    <w:semiHidden/>
    <w:unhideWhenUsed/>
    <w:rsid w:val="00441A2B"/>
    <w:rPr>
      <w:b/>
      <w:bCs/>
    </w:rPr>
  </w:style>
  <w:style w:type="character" w:customStyle="1" w:styleId="AssuntodocomentrioChar">
    <w:name w:val="Assunto do comentário Char"/>
    <w:basedOn w:val="TextodecomentrioChar"/>
    <w:link w:val="Assuntodocomentrio"/>
    <w:uiPriority w:val="99"/>
    <w:semiHidden/>
    <w:rsid w:val="00441A2B"/>
    <w:rPr>
      <w:b/>
      <w:bCs/>
      <w:sz w:val="20"/>
      <w:szCs w:val="20"/>
    </w:rPr>
  </w:style>
  <w:style w:type="table" w:styleId="TabeladeGrade1Clara">
    <w:name w:val="Grid Table 1 Light"/>
    <w:basedOn w:val="Tabelanormal"/>
    <w:uiPriority w:val="46"/>
    <w:rsid w:val="004E293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E293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Clara">
    <w:name w:val="Grid Table Light"/>
    <w:basedOn w:val="Tabelanormal"/>
    <w:uiPriority w:val="40"/>
    <w:rsid w:val="004E293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4E293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4E293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314D73"/>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xl65">
    <w:name w:val="xl65"/>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6">
    <w:name w:val="xl66"/>
    <w:basedOn w:val="Normal"/>
    <w:rsid w:val="00314D7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7">
    <w:name w:val="xl67"/>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8">
    <w:name w:val="xl68"/>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customStyle="1" w:styleId="xl69">
    <w:name w:val="xl69"/>
    <w:basedOn w:val="Normal"/>
    <w:rsid w:val="00314D73"/>
    <w:pPr>
      <w:pBdr>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0">
    <w:name w:val="xl70"/>
    <w:basedOn w:val="Normal"/>
    <w:rsid w:val="00314D73"/>
    <w:pPr>
      <w:pBdr>
        <w:top w:val="single" w:sz="4" w:space="0" w:color="auto"/>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1">
    <w:name w:val="xl71"/>
    <w:basedOn w:val="Normal"/>
    <w:rsid w:val="00314D73"/>
    <w:pPr>
      <w:pBdr>
        <w:left w:val="single" w:sz="4" w:space="0" w:color="auto"/>
        <w:bottom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uiPriority w:val="99"/>
    <w:semiHidden/>
    <w:unhideWhenUsed/>
    <w:rsid w:val="000F75A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F75A8"/>
    <w:rPr>
      <w:sz w:val="20"/>
      <w:szCs w:val="20"/>
    </w:rPr>
  </w:style>
  <w:style w:type="character" w:styleId="Refdenotaderodap">
    <w:name w:val="footnote reference"/>
    <w:basedOn w:val="Fontepargpadro"/>
    <w:uiPriority w:val="99"/>
    <w:semiHidden/>
    <w:unhideWhenUsed/>
    <w:rsid w:val="000F7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5624">
      <w:bodyDiv w:val="1"/>
      <w:marLeft w:val="0"/>
      <w:marRight w:val="0"/>
      <w:marTop w:val="0"/>
      <w:marBottom w:val="0"/>
      <w:divBdr>
        <w:top w:val="none" w:sz="0" w:space="0" w:color="auto"/>
        <w:left w:val="none" w:sz="0" w:space="0" w:color="auto"/>
        <w:bottom w:val="none" w:sz="0" w:space="0" w:color="auto"/>
        <w:right w:val="none" w:sz="0" w:space="0" w:color="auto"/>
      </w:divBdr>
    </w:div>
    <w:div w:id="125125906">
      <w:bodyDiv w:val="1"/>
      <w:marLeft w:val="0"/>
      <w:marRight w:val="0"/>
      <w:marTop w:val="0"/>
      <w:marBottom w:val="0"/>
      <w:divBdr>
        <w:top w:val="none" w:sz="0" w:space="0" w:color="auto"/>
        <w:left w:val="none" w:sz="0" w:space="0" w:color="auto"/>
        <w:bottom w:val="none" w:sz="0" w:space="0" w:color="auto"/>
        <w:right w:val="none" w:sz="0" w:space="0" w:color="auto"/>
      </w:divBdr>
    </w:div>
    <w:div w:id="134641148">
      <w:bodyDiv w:val="1"/>
      <w:marLeft w:val="0"/>
      <w:marRight w:val="0"/>
      <w:marTop w:val="0"/>
      <w:marBottom w:val="0"/>
      <w:divBdr>
        <w:top w:val="none" w:sz="0" w:space="0" w:color="auto"/>
        <w:left w:val="none" w:sz="0" w:space="0" w:color="auto"/>
        <w:bottom w:val="none" w:sz="0" w:space="0" w:color="auto"/>
        <w:right w:val="none" w:sz="0" w:space="0" w:color="auto"/>
      </w:divBdr>
    </w:div>
    <w:div w:id="166872791">
      <w:bodyDiv w:val="1"/>
      <w:marLeft w:val="0"/>
      <w:marRight w:val="0"/>
      <w:marTop w:val="0"/>
      <w:marBottom w:val="0"/>
      <w:divBdr>
        <w:top w:val="none" w:sz="0" w:space="0" w:color="auto"/>
        <w:left w:val="none" w:sz="0" w:space="0" w:color="auto"/>
        <w:bottom w:val="none" w:sz="0" w:space="0" w:color="auto"/>
        <w:right w:val="none" w:sz="0" w:space="0" w:color="auto"/>
      </w:divBdr>
    </w:div>
    <w:div w:id="180054711">
      <w:bodyDiv w:val="1"/>
      <w:marLeft w:val="0"/>
      <w:marRight w:val="0"/>
      <w:marTop w:val="0"/>
      <w:marBottom w:val="0"/>
      <w:divBdr>
        <w:top w:val="none" w:sz="0" w:space="0" w:color="auto"/>
        <w:left w:val="none" w:sz="0" w:space="0" w:color="auto"/>
        <w:bottom w:val="none" w:sz="0" w:space="0" w:color="auto"/>
        <w:right w:val="none" w:sz="0" w:space="0" w:color="auto"/>
      </w:divBdr>
      <w:divsChild>
        <w:div w:id="1144590094">
          <w:marLeft w:val="0"/>
          <w:marRight w:val="0"/>
          <w:marTop w:val="0"/>
          <w:marBottom w:val="0"/>
          <w:divBdr>
            <w:top w:val="none" w:sz="0" w:space="0" w:color="auto"/>
            <w:left w:val="none" w:sz="0" w:space="0" w:color="auto"/>
            <w:bottom w:val="none" w:sz="0" w:space="0" w:color="auto"/>
            <w:right w:val="none" w:sz="0" w:space="0" w:color="auto"/>
          </w:divBdr>
          <w:divsChild>
            <w:div w:id="1478691933">
              <w:marLeft w:val="0"/>
              <w:marRight w:val="0"/>
              <w:marTop w:val="0"/>
              <w:marBottom w:val="0"/>
              <w:divBdr>
                <w:top w:val="none" w:sz="0" w:space="0" w:color="auto"/>
                <w:left w:val="none" w:sz="0" w:space="0" w:color="auto"/>
                <w:bottom w:val="none" w:sz="0" w:space="0" w:color="auto"/>
                <w:right w:val="none" w:sz="0" w:space="0" w:color="auto"/>
              </w:divBdr>
              <w:divsChild>
                <w:div w:id="11568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4241">
      <w:bodyDiv w:val="1"/>
      <w:marLeft w:val="0"/>
      <w:marRight w:val="0"/>
      <w:marTop w:val="0"/>
      <w:marBottom w:val="0"/>
      <w:divBdr>
        <w:top w:val="none" w:sz="0" w:space="0" w:color="auto"/>
        <w:left w:val="none" w:sz="0" w:space="0" w:color="auto"/>
        <w:bottom w:val="none" w:sz="0" w:space="0" w:color="auto"/>
        <w:right w:val="none" w:sz="0" w:space="0" w:color="auto"/>
      </w:divBdr>
    </w:div>
    <w:div w:id="182474595">
      <w:bodyDiv w:val="1"/>
      <w:marLeft w:val="0"/>
      <w:marRight w:val="0"/>
      <w:marTop w:val="0"/>
      <w:marBottom w:val="0"/>
      <w:divBdr>
        <w:top w:val="none" w:sz="0" w:space="0" w:color="auto"/>
        <w:left w:val="none" w:sz="0" w:space="0" w:color="auto"/>
        <w:bottom w:val="none" w:sz="0" w:space="0" w:color="auto"/>
        <w:right w:val="none" w:sz="0" w:space="0" w:color="auto"/>
      </w:divBdr>
      <w:divsChild>
        <w:div w:id="2102991707">
          <w:marLeft w:val="0"/>
          <w:marRight w:val="0"/>
          <w:marTop w:val="0"/>
          <w:marBottom w:val="0"/>
          <w:divBdr>
            <w:top w:val="none" w:sz="0" w:space="0" w:color="auto"/>
            <w:left w:val="none" w:sz="0" w:space="0" w:color="auto"/>
            <w:bottom w:val="none" w:sz="0" w:space="0" w:color="auto"/>
            <w:right w:val="none" w:sz="0" w:space="0" w:color="auto"/>
          </w:divBdr>
          <w:divsChild>
            <w:div w:id="227964112">
              <w:marLeft w:val="0"/>
              <w:marRight w:val="0"/>
              <w:marTop w:val="0"/>
              <w:marBottom w:val="0"/>
              <w:divBdr>
                <w:top w:val="none" w:sz="0" w:space="0" w:color="auto"/>
                <w:left w:val="none" w:sz="0" w:space="0" w:color="auto"/>
                <w:bottom w:val="none" w:sz="0" w:space="0" w:color="auto"/>
                <w:right w:val="none" w:sz="0" w:space="0" w:color="auto"/>
              </w:divBdr>
              <w:divsChild>
                <w:div w:id="1637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7172">
      <w:bodyDiv w:val="1"/>
      <w:marLeft w:val="0"/>
      <w:marRight w:val="0"/>
      <w:marTop w:val="0"/>
      <w:marBottom w:val="0"/>
      <w:divBdr>
        <w:top w:val="none" w:sz="0" w:space="0" w:color="auto"/>
        <w:left w:val="none" w:sz="0" w:space="0" w:color="auto"/>
        <w:bottom w:val="none" w:sz="0" w:space="0" w:color="auto"/>
        <w:right w:val="none" w:sz="0" w:space="0" w:color="auto"/>
      </w:divBdr>
    </w:div>
    <w:div w:id="352998583">
      <w:bodyDiv w:val="1"/>
      <w:marLeft w:val="0"/>
      <w:marRight w:val="0"/>
      <w:marTop w:val="0"/>
      <w:marBottom w:val="0"/>
      <w:divBdr>
        <w:top w:val="none" w:sz="0" w:space="0" w:color="auto"/>
        <w:left w:val="none" w:sz="0" w:space="0" w:color="auto"/>
        <w:bottom w:val="none" w:sz="0" w:space="0" w:color="auto"/>
        <w:right w:val="none" w:sz="0" w:space="0" w:color="auto"/>
      </w:divBdr>
    </w:div>
    <w:div w:id="375593696">
      <w:bodyDiv w:val="1"/>
      <w:marLeft w:val="0"/>
      <w:marRight w:val="0"/>
      <w:marTop w:val="0"/>
      <w:marBottom w:val="0"/>
      <w:divBdr>
        <w:top w:val="none" w:sz="0" w:space="0" w:color="auto"/>
        <w:left w:val="none" w:sz="0" w:space="0" w:color="auto"/>
        <w:bottom w:val="none" w:sz="0" w:space="0" w:color="auto"/>
        <w:right w:val="none" w:sz="0" w:space="0" w:color="auto"/>
      </w:divBdr>
      <w:divsChild>
        <w:div w:id="5719089">
          <w:marLeft w:val="0"/>
          <w:marRight w:val="0"/>
          <w:marTop w:val="0"/>
          <w:marBottom w:val="0"/>
          <w:divBdr>
            <w:top w:val="none" w:sz="0" w:space="0" w:color="auto"/>
            <w:left w:val="none" w:sz="0" w:space="0" w:color="auto"/>
            <w:bottom w:val="none" w:sz="0" w:space="0" w:color="auto"/>
            <w:right w:val="none" w:sz="0" w:space="0" w:color="auto"/>
          </w:divBdr>
          <w:divsChild>
            <w:div w:id="1672638705">
              <w:marLeft w:val="0"/>
              <w:marRight w:val="0"/>
              <w:marTop w:val="0"/>
              <w:marBottom w:val="0"/>
              <w:divBdr>
                <w:top w:val="none" w:sz="0" w:space="0" w:color="auto"/>
                <w:left w:val="none" w:sz="0" w:space="0" w:color="auto"/>
                <w:bottom w:val="none" w:sz="0" w:space="0" w:color="auto"/>
                <w:right w:val="none" w:sz="0" w:space="0" w:color="auto"/>
              </w:divBdr>
              <w:divsChild>
                <w:div w:id="20364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8769">
      <w:bodyDiv w:val="1"/>
      <w:marLeft w:val="0"/>
      <w:marRight w:val="0"/>
      <w:marTop w:val="0"/>
      <w:marBottom w:val="0"/>
      <w:divBdr>
        <w:top w:val="none" w:sz="0" w:space="0" w:color="auto"/>
        <w:left w:val="none" w:sz="0" w:space="0" w:color="auto"/>
        <w:bottom w:val="none" w:sz="0" w:space="0" w:color="auto"/>
        <w:right w:val="none" w:sz="0" w:space="0" w:color="auto"/>
      </w:divBdr>
      <w:divsChild>
        <w:div w:id="379524125">
          <w:marLeft w:val="0"/>
          <w:marRight w:val="0"/>
          <w:marTop w:val="0"/>
          <w:marBottom w:val="0"/>
          <w:divBdr>
            <w:top w:val="none" w:sz="0" w:space="0" w:color="auto"/>
            <w:left w:val="none" w:sz="0" w:space="0" w:color="auto"/>
            <w:bottom w:val="none" w:sz="0" w:space="0" w:color="auto"/>
            <w:right w:val="none" w:sz="0" w:space="0" w:color="auto"/>
          </w:divBdr>
          <w:divsChild>
            <w:div w:id="173309041">
              <w:marLeft w:val="0"/>
              <w:marRight w:val="0"/>
              <w:marTop w:val="0"/>
              <w:marBottom w:val="0"/>
              <w:divBdr>
                <w:top w:val="none" w:sz="0" w:space="0" w:color="auto"/>
                <w:left w:val="none" w:sz="0" w:space="0" w:color="auto"/>
                <w:bottom w:val="none" w:sz="0" w:space="0" w:color="auto"/>
                <w:right w:val="none" w:sz="0" w:space="0" w:color="auto"/>
              </w:divBdr>
              <w:divsChild>
                <w:div w:id="586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84667">
      <w:bodyDiv w:val="1"/>
      <w:marLeft w:val="0"/>
      <w:marRight w:val="0"/>
      <w:marTop w:val="0"/>
      <w:marBottom w:val="0"/>
      <w:divBdr>
        <w:top w:val="none" w:sz="0" w:space="0" w:color="auto"/>
        <w:left w:val="none" w:sz="0" w:space="0" w:color="auto"/>
        <w:bottom w:val="none" w:sz="0" w:space="0" w:color="auto"/>
        <w:right w:val="none" w:sz="0" w:space="0" w:color="auto"/>
      </w:divBdr>
      <w:divsChild>
        <w:div w:id="154761455">
          <w:marLeft w:val="0"/>
          <w:marRight w:val="0"/>
          <w:marTop w:val="0"/>
          <w:marBottom w:val="0"/>
          <w:divBdr>
            <w:top w:val="none" w:sz="0" w:space="0" w:color="auto"/>
            <w:left w:val="none" w:sz="0" w:space="0" w:color="auto"/>
            <w:bottom w:val="none" w:sz="0" w:space="0" w:color="auto"/>
            <w:right w:val="none" w:sz="0" w:space="0" w:color="auto"/>
          </w:divBdr>
          <w:divsChild>
            <w:div w:id="2092893825">
              <w:marLeft w:val="0"/>
              <w:marRight w:val="0"/>
              <w:marTop w:val="0"/>
              <w:marBottom w:val="0"/>
              <w:divBdr>
                <w:top w:val="none" w:sz="0" w:space="0" w:color="auto"/>
                <w:left w:val="none" w:sz="0" w:space="0" w:color="auto"/>
                <w:bottom w:val="none" w:sz="0" w:space="0" w:color="auto"/>
                <w:right w:val="none" w:sz="0" w:space="0" w:color="auto"/>
              </w:divBdr>
              <w:divsChild>
                <w:div w:id="1112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7956">
      <w:bodyDiv w:val="1"/>
      <w:marLeft w:val="0"/>
      <w:marRight w:val="0"/>
      <w:marTop w:val="0"/>
      <w:marBottom w:val="0"/>
      <w:divBdr>
        <w:top w:val="none" w:sz="0" w:space="0" w:color="auto"/>
        <w:left w:val="none" w:sz="0" w:space="0" w:color="auto"/>
        <w:bottom w:val="none" w:sz="0" w:space="0" w:color="auto"/>
        <w:right w:val="none" w:sz="0" w:space="0" w:color="auto"/>
      </w:divBdr>
      <w:divsChild>
        <w:div w:id="1627085377">
          <w:marLeft w:val="0"/>
          <w:marRight w:val="0"/>
          <w:marTop w:val="0"/>
          <w:marBottom w:val="0"/>
          <w:divBdr>
            <w:top w:val="none" w:sz="0" w:space="0" w:color="auto"/>
            <w:left w:val="none" w:sz="0" w:space="0" w:color="auto"/>
            <w:bottom w:val="none" w:sz="0" w:space="0" w:color="auto"/>
            <w:right w:val="none" w:sz="0" w:space="0" w:color="auto"/>
          </w:divBdr>
          <w:divsChild>
            <w:div w:id="236090258">
              <w:marLeft w:val="0"/>
              <w:marRight w:val="0"/>
              <w:marTop w:val="0"/>
              <w:marBottom w:val="0"/>
              <w:divBdr>
                <w:top w:val="none" w:sz="0" w:space="0" w:color="auto"/>
                <w:left w:val="none" w:sz="0" w:space="0" w:color="auto"/>
                <w:bottom w:val="none" w:sz="0" w:space="0" w:color="auto"/>
                <w:right w:val="none" w:sz="0" w:space="0" w:color="auto"/>
              </w:divBdr>
              <w:divsChild>
                <w:div w:id="1419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064456">
      <w:bodyDiv w:val="1"/>
      <w:marLeft w:val="0"/>
      <w:marRight w:val="0"/>
      <w:marTop w:val="0"/>
      <w:marBottom w:val="0"/>
      <w:divBdr>
        <w:top w:val="none" w:sz="0" w:space="0" w:color="auto"/>
        <w:left w:val="none" w:sz="0" w:space="0" w:color="auto"/>
        <w:bottom w:val="none" w:sz="0" w:space="0" w:color="auto"/>
        <w:right w:val="none" w:sz="0" w:space="0" w:color="auto"/>
      </w:divBdr>
    </w:div>
    <w:div w:id="641236070">
      <w:bodyDiv w:val="1"/>
      <w:marLeft w:val="0"/>
      <w:marRight w:val="0"/>
      <w:marTop w:val="0"/>
      <w:marBottom w:val="0"/>
      <w:divBdr>
        <w:top w:val="none" w:sz="0" w:space="0" w:color="auto"/>
        <w:left w:val="none" w:sz="0" w:space="0" w:color="auto"/>
        <w:bottom w:val="none" w:sz="0" w:space="0" w:color="auto"/>
        <w:right w:val="none" w:sz="0" w:space="0" w:color="auto"/>
      </w:divBdr>
    </w:div>
    <w:div w:id="652953294">
      <w:bodyDiv w:val="1"/>
      <w:marLeft w:val="0"/>
      <w:marRight w:val="0"/>
      <w:marTop w:val="0"/>
      <w:marBottom w:val="0"/>
      <w:divBdr>
        <w:top w:val="none" w:sz="0" w:space="0" w:color="auto"/>
        <w:left w:val="none" w:sz="0" w:space="0" w:color="auto"/>
        <w:bottom w:val="none" w:sz="0" w:space="0" w:color="auto"/>
        <w:right w:val="none" w:sz="0" w:space="0" w:color="auto"/>
      </w:divBdr>
      <w:divsChild>
        <w:div w:id="382749736">
          <w:marLeft w:val="0"/>
          <w:marRight w:val="0"/>
          <w:marTop w:val="0"/>
          <w:marBottom w:val="0"/>
          <w:divBdr>
            <w:top w:val="none" w:sz="0" w:space="0" w:color="auto"/>
            <w:left w:val="none" w:sz="0" w:space="0" w:color="auto"/>
            <w:bottom w:val="none" w:sz="0" w:space="0" w:color="auto"/>
            <w:right w:val="none" w:sz="0" w:space="0" w:color="auto"/>
          </w:divBdr>
          <w:divsChild>
            <w:div w:id="1297833067">
              <w:marLeft w:val="0"/>
              <w:marRight w:val="0"/>
              <w:marTop w:val="0"/>
              <w:marBottom w:val="0"/>
              <w:divBdr>
                <w:top w:val="none" w:sz="0" w:space="0" w:color="auto"/>
                <w:left w:val="none" w:sz="0" w:space="0" w:color="auto"/>
                <w:bottom w:val="none" w:sz="0" w:space="0" w:color="auto"/>
                <w:right w:val="none" w:sz="0" w:space="0" w:color="auto"/>
              </w:divBdr>
              <w:divsChild>
                <w:div w:id="8570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949">
      <w:bodyDiv w:val="1"/>
      <w:marLeft w:val="0"/>
      <w:marRight w:val="0"/>
      <w:marTop w:val="0"/>
      <w:marBottom w:val="0"/>
      <w:divBdr>
        <w:top w:val="none" w:sz="0" w:space="0" w:color="auto"/>
        <w:left w:val="none" w:sz="0" w:space="0" w:color="auto"/>
        <w:bottom w:val="none" w:sz="0" w:space="0" w:color="auto"/>
        <w:right w:val="none" w:sz="0" w:space="0" w:color="auto"/>
      </w:divBdr>
      <w:divsChild>
        <w:div w:id="127016616">
          <w:marLeft w:val="0"/>
          <w:marRight w:val="0"/>
          <w:marTop w:val="0"/>
          <w:marBottom w:val="0"/>
          <w:divBdr>
            <w:top w:val="none" w:sz="0" w:space="0" w:color="auto"/>
            <w:left w:val="none" w:sz="0" w:space="0" w:color="auto"/>
            <w:bottom w:val="none" w:sz="0" w:space="0" w:color="auto"/>
            <w:right w:val="none" w:sz="0" w:space="0" w:color="auto"/>
          </w:divBdr>
          <w:divsChild>
            <w:div w:id="451949141">
              <w:marLeft w:val="0"/>
              <w:marRight w:val="0"/>
              <w:marTop w:val="0"/>
              <w:marBottom w:val="0"/>
              <w:divBdr>
                <w:top w:val="none" w:sz="0" w:space="0" w:color="auto"/>
                <w:left w:val="none" w:sz="0" w:space="0" w:color="auto"/>
                <w:bottom w:val="none" w:sz="0" w:space="0" w:color="auto"/>
                <w:right w:val="none" w:sz="0" w:space="0" w:color="auto"/>
              </w:divBdr>
              <w:divsChild>
                <w:div w:id="11198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5709">
      <w:bodyDiv w:val="1"/>
      <w:marLeft w:val="0"/>
      <w:marRight w:val="0"/>
      <w:marTop w:val="0"/>
      <w:marBottom w:val="0"/>
      <w:divBdr>
        <w:top w:val="none" w:sz="0" w:space="0" w:color="auto"/>
        <w:left w:val="none" w:sz="0" w:space="0" w:color="auto"/>
        <w:bottom w:val="none" w:sz="0" w:space="0" w:color="auto"/>
        <w:right w:val="none" w:sz="0" w:space="0" w:color="auto"/>
      </w:divBdr>
      <w:divsChild>
        <w:div w:id="1934316504">
          <w:marLeft w:val="0"/>
          <w:marRight w:val="0"/>
          <w:marTop w:val="0"/>
          <w:marBottom w:val="0"/>
          <w:divBdr>
            <w:top w:val="none" w:sz="0" w:space="0" w:color="auto"/>
            <w:left w:val="none" w:sz="0" w:space="0" w:color="auto"/>
            <w:bottom w:val="none" w:sz="0" w:space="0" w:color="auto"/>
            <w:right w:val="none" w:sz="0" w:space="0" w:color="auto"/>
          </w:divBdr>
          <w:divsChild>
            <w:div w:id="1279675607">
              <w:marLeft w:val="0"/>
              <w:marRight w:val="0"/>
              <w:marTop w:val="0"/>
              <w:marBottom w:val="0"/>
              <w:divBdr>
                <w:top w:val="none" w:sz="0" w:space="0" w:color="auto"/>
                <w:left w:val="none" w:sz="0" w:space="0" w:color="auto"/>
                <w:bottom w:val="none" w:sz="0" w:space="0" w:color="auto"/>
                <w:right w:val="none" w:sz="0" w:space="0" w:color="auto"/>
              </w:divBdr>
              <w:divsChild>
                <w:div w:id="14943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8331">
      <w:bodyDiv w:val="1"/>
      <w:marLeft w:val="0"/>
      <w:marRight w:val="0"/>
      <w:marTop w:val="0"/>
      <w:marBottom w:val="0"/>
      <w:divBdr>
        <w:top w:val="none" w:sz="0" w:space="0" w:color="auto"/>
        <w:left w:val="none" w:sz="0" w:space="0" w:color="auto"/>
        <w:bottom w:val="none" w:sz="0" w:space="0" w:color="auto"/>
        <w:right w:val="none" w:sz="0" w:space="0" w:color="auto"/>
      </w:divBdr>
      <w:divsChild>
        <w:div w:id="2041587756">
          <w:marLeft w:val="0"/>
          <w:marRight w:val="0"/>
          <w:marTop w:val="0"/>
          <w:marBottom w:val="0"/>
          <w:divBdr>
            <w:top w:val="none" w:sz="0" w:space="0" w:color="auto"/>
            <w:left w:val="none" w:sz="0" w:space="0" w:color="auto"/>
            <w:bottom w:val="none" w:sz="0" w:space="0" w:color="auto"/>
            <w:right w:val="none" w:sz="0" w:space="0" w:color="auto"/>
          </w:divBdr>
          <w:divsChild>
            <w:div w:id="2011710101">
              <w:marLeft w:val="0"/>
              <w:marRight w:val="0"/>
              <w:marTop w:val="0"/>
              <w:marBottom w:val="0"/>
              <w:divBdr>
                <w:top w:val="none" w:sz="0" w:space="0" w:color="auto"/>
                <w:left w:val="none" w:sz="0" w:space="0" w:color="auto"/>
                <w:bottom w:val="none" w:sz="0" w:space="0" w:color="auto"/>
                <w:right w:val="none" w:sz="0" w:space="0" w:color="auto"/>
              </w:divBdr>
              <w:divsChild>
                <w:div w:id="5636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37657">
      <w:bodyDiv w:val="1"/>
      <w:marLeft w:val="0"/>
      <w:marRight w:val="0"/>
      <w:marTop w:val="0"/>
      <w:marBottom w:val="0"/>
      <w:divBdr>
        <w:top w:val="none" w:sz="0" w:space="0" w:color="auto"/>
        <w:left w:val="none" w:sz="0" w:space="0" w:color="auto"/>
        <w:bottom w:val="none" w:sz="0" w:space="0" w:color="auto"/>
        <w:right w:val="none" w:sz="0" w:space="0" w:color="auto"/>
      </w:divBdr>
      <w:divsChild>
        <w:div w:id="1148547218">
          <w:marLeft w:val="0"/>
          <w:marRight w:val="0"/>
          <w:marTop w:val="0"/>
          <w:marBottom w:val="0"/>
          <w:divBdr>
            <w:top w:val="none" w:sz="0" w:space="0" w:color="auto"/>
            <w:left w:val="none" w:sz="0" w:space="0" w:color="auto"/>
            <w:bottom w:val="none" w:sz="0" w:space="0" w:color="auto"/>
            <w:right w:val="none" w:sz="0" w:space="0" w:color="auto"/>
          </w:divBdr>
          <w:divsChild>
            <w:div w:id="1312558366">
              <w:marLeft w:val="0"/>
              <w:marRight w:val="0"/>
              <w:marTop w:val="0"/>
              <w:marBottom w:val="0"/>
              <w:divBdr>
                <w:top w:val="none" w:sz="0" w:space="0" w:color="auto"/>
                <w:left w:val="none" w:sz="0" w:space="0" w:color="auto"/>
                <w:bottom w:val="none" w:sz="0" w:space="0" w:color="auto"/>
                <w:right w:val="none" w:sz="0" w:space="0" w:color="auto"/>
              </w:divBdr>
              <w:divsChild>
                <w:div w:id="14559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54791">
      <w:bodyDiv w:val="1"/>
      <w:marLeft w:val="0"/>
      <w:marRight w:val="0"/>
      <w:marTop w:val="0"/>
      <w:marBottom w:val="0"/>
      <w:divBdr>
        <w:top w:val="none" w:sz="0" w:space="0" w:color="auto"/>
        <w:left w:val="none" w:sz="0" w:space="0" w:color="auto"/>
        <w:bottom w:val="none" w:sz="0" w:space="0" w:color="auto"/>
        <w:right w:val="none" w:sz="0" w:space="0" w:color="auto"/>
      </w:divBdr>
    </w:div>
    <w:div w:id="929657094">
      <w:bodyDiv w:val="1"/>
      <w:marLeft w:val="0"/>
      <w:marRight w:val="0"/>
      <w:marTop w:val="0"/>
      <w:marBottom w:val="0"/>
      <w:divBdr>
        <w:top w:val="none" w:sz="0" w:space="0" w:color="auto"/>
        <w:left w:val="none" w:sz="0" w:space="0" w:color="auto"/>
        <w:bottom w:val="none" w:sz="0" w:space="0" w:color="auto"/>
        <w:right w:val="none" w:sz="0" w:space="0" w:color="auto"/>
      </w:divBdr>
      <w:divsChild>
        <w:div w:id="1771120918">
          <w:marLeft w:val="0"/>
          <w:marRight w:val="0"/>
          <w:marTop w:val="0"/>
          <w:marBottom w:val="0"/>
          <w:divBdr>
            <w:top w:val="none" w:sz="0" w:space="0" w:color="auto"/>
            <w:left w:val="none" w:sz="0" w:space="0" w:color="auto"/>
            <w:bottom w:val="none" w:sz="0" w:space="0" w:color="auto"/>
            <w:right w:val="none" w:sz="0" w:space="0" w:color="auto"/>
          </w:divBdr>
          <w:divsChild>
            <w:div w:id="777604107">
              <w:marLeft w:val="0"/>
              <w:marRight w:val="0"/>
              <w:marTop w:val="0"/>
              <w:marBottom w:val="0"/>
              <w:divBdr>
                <w:top w:val="none" w:sz="0" w:space="0" w:color="auto"/>
                <w:left w:val="none" w:sz="0" w:space="0" w:color="auto"/>
                <w:bottom w:val="none" w:sz="0" w:space="0" w:color="auto"/>
                <w:right w:val="none" w:sz="0" w:space="0" w:color="auto"/>
              </w:divBdr>
              <w:divsChild>
                <w:div w:id="20318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39236">
      <w:bodyDiv w:val="1"/>
      <w:marLeft w:val="0"/>
      <w:marRight w:val="0"/>
      <w:marTop w:val="0"/>
      <w:marBottom w:val="0"/>
      <w:divBdr>
        <w:top w:val="none" w:sz="0" w:space="0" w:color="auto"/>
        <w:left w:val="none" w:sz="0" w:space="0" w:color="auto"/>
        <w:bottom w:val="none" w:sz="0" w:space="0" w:color="auto"/>
        <w:right w:val="none" w:sz="0" w:space="0" w:color="auto"/>
      </w:divBdr>
    </w:div>
    <w:div w:id="985285768">
      <w:bodyDiv w:val="1"/>
      <w:marLeft w:val="0"/>
      <w:marRight w:val="0"/>
      <w:marTop w:val="0"/>
      <w:marBottom w:val="0"/>
      <w:divBdr>
        <w:top w:val="none" w:sz="0" w:space="0" w:color="auto"/>
        <w:left w:val="none" w:sz="0" w:space="0" w:color="auto"/>
        <w:bottom w:val="none" w:sz="0" w:space="0" w:color="auto"/>
        <w:right w:val="none" w:sz="0" w:space="0" w:color="auto"/>
      </w:divBdr>
    </w:div>
    <w:div w:id="993995371">
      <w:bodyDiv w:val="1"/>
      <w:marLeft w:val="0"/>
      <w:marRight w:val="0"/>
      <w:marTop w:val="0"/>
      <w:marBottom w:val="0"/>
      <w:divBdr>
        <w:top w:val="none" w:sz="0" w:space="0" w:color="auto"/>
        <w:left w:val="none" w:sz="0" w:space="0" w:color="auto"/>
        <w:bottom w:val="none" w:sz="0" w:space="0" w:color="auto"/>
        <w:right w:val="none" w:sz="0" w:space="0" w:color="auto"/>
      </w:divBdr>
    </w:div>
    <w:div w:id="999579615">
      <w:bodyDiv w:val="1"/>
      <w:marLeft w:val="0"/>
      <w:marRight w:val="0"/>
      <w:marTop w:val="0"/>
      <w:marBottom w:val="0"/>
      <w:divBdr>
        <w:top w:val="none" w:sz="0" w:space="0" w:color="auto"/>
        <w:left w:val="none" w:sz="0" w:space="0" w:color="auto"/>
        <w:bottom w:val="none" w:sz="0" w:space="0" w:color="auto"/>
        <w:right w:val="none" w:sz="0" w:space="0" w:color="auto"/>
      </w:divBdr>
    </w:div>
    <w:div w:id="1021206675">
      <w:bodyDiv w:val="1"/>
      <w:marLeft w:val="0"/>
      <w:marRight w:val="0"/>
      <w:marTop w:val="0"/>
      <w:marBottom w:val="0"/>
      <w:divBdr>
        <w:top w:val="none" w:sz="0" w:space="0" w:color="auto"/>
        <w:left w:val="none" w:sz="0" w:space="0" w:color="auto"/>
        <w:bottom w:val="none" w:sz="0" w:space="0" w:color="auto"/>
        <w:right w:val="none" w:sz="0" w:space="0" w:color="auto"/>
      </w:divBdr>
    </w:div>
    <w:div w:id="1057976801">
      <w:bodyDiv w:val="1"/>
      <w:marLeft w:val="0"/>
      <w:marRight w:val="0"/>
      <w:marTop w:val="0"/>
      <w:marBottom w:val="0"/>
      <w:divBdr>
        <w:top w:val="none" w:sz="0" w:space="0" w:color="auto"/>
        <w:left w:val="none" w:sz="0" w:space="0" w:color="auto"/>
        <w:bottom w:val="none" w:sz="0" w:space="0" w:color="auto"/>
        <w:right w:val="none" w:sz="0" w:space="0" w:color="auto"/>
      </w:divBdr>
    </w:div>
    <w:div w:id="1068454758">
      <w:bodyDiv w:val="1"/>
      <w:marLeft w:val="0"/>
      <w:marRight w:val="0"/>
      <w:marTop w:val="0"/>
      <w:marBottom w:val="0"/>
      <w:divBdr>
        <w:top w:val="none" w:sz="0" w:space="0" w:color="auto"/>
        <w:left w:val="none" w:sz="0" w:space="0" w:color="auto"/>
        <w:bottom w:val="none" w:sz="0" w:space="0" w:color="auto"/>
        <w:right w:val="none" w:sz="0" w:space="0" w:color="auto"/>
      </w:divBdr>
      <w:divsChild>
        <w:div w:id="752236883">
          <w:marLeft w:val="0"/>
          <w:marRight w:val="0"/>
          <w:marTop w:val="0"/>
          <w:marBottom w:val="0"/>
          <w:divBdr>
            <w:top w:val="none" w:sz="0" w:space="0" w:color="auto"/>
            <w:left w:val="none" w:sz="0" w:space="0" w:color="auto"/>
            <w:bottom w:val="none" w:sz="0" w:space="0" w:color="auto"/>
            <w:right w:val="none" w:sz="0" w:space="0" w:color="auto"/>
          </w:divBdr>
          <w:divsChild>
            <w:div w:id="340620884">
              <w:marLeft w:val="0"/>
              <w:marRight w:val="0"/>
              <w:marTop w:val="0"/>
              <w:marBottom w:val="0"/>
              <w:divBdr>
                <w:top w:val="none" w:sz="0" w:space="0" w:color="auto"/>
                <w:left w:val="none" w:sz="0" w:space="0" w:color="auto"/>
                <w:bottom w:val="none" w:sz="0" w:space="0" w:color="auto"/>
                <w:right w:val="none" w:sz="0" w:space="0" w:color="auto"/>
              </w:divBdr>
              <w:divsChild>
                <w:div w:id="19663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4757">
      <w:bodyDiv w:val="1"/>
      <w:marLeft w:val="0"/>
      <w:marRight w:val="0"/>
      <w:marTop w:val="0"/>
      <w:marBottom w:val="0"/>
      <w:divBdr>
        <w:top w:val="none" w:sz="0" w:space="0" w:color="auto"/>
        <w:left w:val="none" w:sz="0" w:space="0" w:color="auto"/>
        <w:bottom w:val="none" w:sz="0" w:space="0" w:color="auto"/>
        <w:right w:val="none" w:sz="0" w:space="0" w:color="auto"/>
      </w:divBdr>
    </w:div>
    <w:div w:id="1194617777">
      <w:bodyDiv w:val="1"/>
      <w:marLeft w:val="0"/>
      <w:marRight w:val="0"/>
      <w:marTop w:val="0"/>
      <w:marBottom w:val="0"/>
      <w:divBdr>
        <w:top w:val="none" w:sz="0" w:space="0" w:color="auto"/>
        <w:left w:val="none" w:sz="0" w:space="0" w:color="auto"/>
        <w:bottom w:val="none" w:sz="0" w:space="0" w:color="auto"/>
        <w:right w:val="none" w:sz="0" w:space="0" w:color="auto"/>
      </w:divBdr>
      <w:divsChild>
        <w:div w:id="2044010834">
          <w:marLeft w:val="0"/>
          <w:marRight w:val="0"/>
          <w:marTop w:val="0"/>
          <w:marBottom w:val="0"/>
          <w:divBdr>
            <w:top w:val="none" w:sz="0" w:space="0" w:color="auto"/>
            <w:left w:val="none" w:sz="0" w:space="0" w:color="auto"/>
            <w:bottom w:val="none" w:sz="0" w:space="0" w:color="auto"/>
            <w:right w:val="none" w:sz="0" w:space="0" w:color="auto"/>
          </w:divBdr>
          <w:divsChild>
            <w:div w:id="920719978">
              <w:marLeft w:val="0"/>
              <w:marRight w:val="0"/>
              <w:marTop w:val="0"/>
              <w:marBottom w:val="0"/>
              <w:divBdr>
                <w:top w:val="none" w:sz="0" w:space="0" w:color="auto"/>
                <w:left w:val="none" w:sz="0" w:space="0" w:color="auto"/>
                <w:bottom w:val="none" w:sz="0" w:space="0" w:color="auto"/>
                <w:right w:val="none" w:sz="0" w:space="0" w:color="auto"/>
              </w:divBdr>
              <w:divsChild>
                <w:div w:id="1900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4057">
      <w:bodyDiv w:val="1"/>
      <w:marLeft w:val="0"/>
      <w:marRight w:val="0"/>
      <w:marTop w:val="0"/>
      <w:marBottom w:val="0"/>
      <w:divBdr>
        <w:top w:val="none" w:sz="0" w:space="0" w:color="auto"/>
        <w:left w:val="none" w:sz="0" w:space="0" w:color="auto"/>
        <w:bottom w:val="none" w:sz="0" w:space="0" w:color="auto"/>
        <w:right w:val="none" w:sz="0" w:space="0" w:color="auto"/>
      </w:divBdr>
    </w:div>
    <w:div w:id="1226448793">
      <w:bodyDiv w:val="1"/>
      <w:marLeft w:val="0"/>
      <w:marRight w:val="0"/>
      <w:marTop w:val="0"/>
      <w:marBottom w:val="0"/>
      <w:divBdr>
        <w:top w:val="none" w:sz="0" w:space="0" w:color="auto"/>
        <w:left w:val="none" w:sz="0" w:space="0" w:color="auto"/>
        <w:bottom w:val="none" w:sz="0" w:space="0" w:color="auto"/>
        <w:right w:val="none" w:sz="0" w:space="0" w:color="auto"/>
      </w:divBdr>
    </w:div>
    <w:div w:id="1247499828">
      <w:bodyDiv w:val="1"/>
      <w:marLeft w:val="0"/>
      <w:marRight w:val="0"/>
      <w:marTop w:val="0"/>
      <w:marBottom w:val="0"/>
      <w:divBdr>
        <w:top w:val="none" w:sz="0" w:space="0" w:color="auto"/>
        <w:left w:val="none" w:sz="0" w:space="0" w:color="auto"/>
        <w:bottom w:val="none" w:sz="0" w:space="0" w:color="auto"/>
        <w:right w:val="none" w:sz="0" w:space="0" w:color="auto"/>
      </w:divBdr>
    </w:div>
    <w:div w:id="1358311260">
      <w:bodyDiv w:val="1"/>
      <w:marLeft w:val="0"/>
      <w:marRight w:val="0"/>
      <w:marTop w:val="0"/>
      <w:marBottom w:val="0"/>
      <w:divBdr>
        <w:top w:val="none" w:sz="0" w:space="0" w:color="auto"/>
        <w:left w:val="none" w:sz="0" w:space="0" w:color="auto"/>
        <w:bottom w:val="none" w:sz="0" w:space="0" w:color="auto"/>
        <w:right w:val="none" w:sz="0" w:space="0" w:color="auto"/>
      </w:divBdr>
    </w:div>
    <w:div w:id="1377966110">
      <w:bodyDiv w:val="1"/>
      <w:marLeft w:val="0"/>
      <w:marRight w:val="0"/>
      <w:marTop w:val="0"/>
      <w:marBottom w:val="0"/>
      <w:divBdr>
        <w:top w:val="none" w:sz="0" w:space="0" w:color="auto"/>
        <w:left w:val="none" w:sz="0" w:space="0" w:color="auto"/>
        <w:bottom w:val="none" w:sz="0" w:space="0" w:color="auto"/>
        <w:right w:val="none" w:sz="0" w:space="0" w:color="auto"/>
      </w:divBdr>
    </w:div>
    <w:div w:id="1426610429">
      <w:bodyDiv w:val="1"/>
      <w:marLeft w:val="0"/>
      <w:marRight w:val="0"/>
      <w:marTop w:val="0"/>
      <w:marBottom w:val="0"/>
      <w:divBdr>
        <w:top w:val="none" w:sz="0" w:space="0" w:color="auto"/>
        <w:left w:val="none" w:sz="0" w:space="0" w:color="auto"/>
        <w:bottom w:val="none" w:sz="0" w:space="0" w:color="auto"/>
        <w:right w:val="none" w:sz="0" w:space="0" w:color="auto"/>
      </w:divBdr>
    </w:div>
    <w:div w:id="1429351580">
      <w:bodyDiv w:val="1"/>
      <w:marLeft w:val="0"/>
      <w:marRight w:val="0"/>
      <w:marTop w:val="0"/>
      <w:marBottom w:val="0"/>
      <w:divBdr>
        <w:top w:val="none" w:sz="0" w:space="0" w:color="auto"/>
        <w:left w:val="none" w:sz="0" w:space="0" w:color="auto"/>
        <w:bottom w:val="none" w:sz="0" w:space="0" w:color="auto"/>
        <w:right w:val="none" w:sz="0" w:space="0" w:color="auto"/>
      </w:divBdr>
      <w:divsChild>
        <w:div w:id="1466004233">
          <w:marLeft w:val="0"/>
          <w:marRight w:val="0"/>
          <w:marTop w:val="0"/>
          <w:marBottom w:val="0"/>
          <w:divBdr>
            <w:top w:val="none" w:sz="0" w:space="0" w:color="auto"/>
            <w:left w:val="none" w:sz="0" w:space="0" w:color="auto"/>
            <w:bottom w:val="none" w:sz="0" w:space="0" w:color="auto"/>
            <w:right w:val="none" w:sz="0" w:space="0" w:color="auto"/>
          </w:divBdr>
          <w:divsChild>
            <w:div w:id="1352493236">
              <w:marLeft w:val="0"/>
              <w:marRight w:val="0"/>
              <w:marTop w:val="0"/>
              <w:marBottom w:val="0"/>
              <w:divBdr>
                <w:top w:val="none" w:sz="0" w:space="0" w:color="auto"/>
                <w:left w:val="none" w:sz="0" w:space="0" w:color="auto"/>
                <w:bottom w:val="none" w:sz="0" w:space="0" w:color="auto"/>
                <w:right w:val="none" w:sz="0" w:space="0" w:color="auto"/>
              </w:divBdr>
              <w:divsChild>
                <w:div w:id="8665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3982">
      <w:bodyDiv w:val="1"/>
      <w:marLeft w:val="0"/>
      <w:marRight w:val="0"/>
      <w:marTop w:val="0"/>
      <w:marBottom w:val="0"/>
      <w:divBdr>
        <w:top w:val="none" w:sz="0" w:space="0" w:color="auto"/>
        <w:left w:val="none" w:sz="0" w:space="0" w:color="auto"/>
        <w:bottom w:val="none" w:sz="0" w:space="0" w:color="auto"/>
        <w:right w:val="none" w:sz="0" w:space="0" w:color="auto"/>
      </w:divBdr>
    </w:div>
    <w:div w:id="1451316416">
      <w:bodyDiv w:val="1"/>
      <w:marLeft w:val="0"/>
      <w:marRight w:val="0"/>
      <w:marTop w:val="0"/>
      <w:marBottom w:val="0"/>
      <w:divBdr>
        <w:top w:val="none" w:sz="0" w:space="0" w:color="auto"/>
        <w:left w:val="none" w:sz="0" w:space="0" w:color="auto"/>
        <w:bottom w:val="none" w:sz="0" w:space="0" w:color="auto"/>
        <w:right w:val="none" w:sz="0" w:space="0" w:color="auto"/>
      </w:divBdr>
    </w:div>
    <w:div w:id="1493175274">
      <w:bodyDiv w:val="1"/>
      <w:marLeft w:val="0"/>
      <w:marRight w:val="0"/>
      <w:marTop w:val="0"/>
      <w:marBottom w:val="0"/>
      <w:divBdr>
        <w:top w:val="none" w:sz="0" w:space="0" w:color="auto"/>
        <w:left w:val="none" w:sz="0" w:space="0" w:color="auto"/>
        <w:bottom w:val="none" w:sz="0" w:space="0" w:color="auto"/>
        <w:right w:val="none" w:sz="0" w:space="0" w:color="auto"/>
      </w:divBdr>
      <w:divsChild>
        <w:div w:id="1946306931">
          <w:marLeft w:val="0"/>
          <w:marRight w:val="0"/>
          <w:marTop w:val="0"/>
          <w:marBottom w:val="0"/>
          <w:divBdr>
            <w:top w:val="none" w:sz="0" w:space="0" w:color="auto"/>
            <w:left w:val="none" w:sz="0" w:space="0" w:color="auto"/>
            <w:bottom w:val="none" w:sz="0" w:space="0" w:color="auto"/>
            <w:right w:val="none" w:sz="0" w:space="0" w:color="auto"/>
          </w:divBdr>
          <w:divsChild>
            <w:div w:id="671444706">
              <w:marLeft w:val="0"/>
              <w:marRight w:val="0"/>
              <w:marTop w:val="0"/>
              <w:marBottom w:val="0"/>
              <w:divBdr>
                <w:top w:val="none" w:sz="0" w:space="0" w:color="auto"/>
                <w:left w:val="none" w:sz="0" w:space="0" w:color="auto"/>
                <w:bottom w:val="none" w:sz="0" w:space="0" w:color="auto"/>
                <w:right w:val="none" w:sz="0" w:space="0" w:color="auto"/>
              </w:divBdr>
              <w:divsChild>
                <w:div w:id="7102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4919">
      <w:bodyDiv w:val="1"/>
      <w:marLeft w:val="0"/>
      <w:marRight w:val="0"/>
      <w:marTop w:val="0"/>
      <w:marBottom w:val="0"/>
      <w:divBdr>
        <w:top w:val="none" w:sz="0" w:space="0" w:color="auto"/>
        <w:left w:val="none" w:sz="0" w:space="0" w:color="auto"/>
        <w:bottom w:val="none" w:sz="0" w:space="0" w:color="auto"/>
        <w:right w:val="none" w:sz="0" w:space="0" w:color="auto"/>
      </w:divBdr>
      <w:divsChild>
        <w:div w:id="238369241">
          <w:marLeft w:val="0"/>
          <w:marRight w:val="0"/>
          <w:marTop w:val="0"/>
          <w:marBottom w:val="0"/>
          <w:divBdr>
            <w:top w:val="none" w:sz="0" w:space="0" w:color="auto"/>
            <w:left w:val="none" w:sz="0" w:space="0" w:color="auto"/>
            <w:bottom w:val="none" w:sz="0" w:space="0" w:color="auto"/>
            <w:right w:val="none" w:sz="0" w:space="0" w:color="auto"/>
          </w:divBdr>
          <w:divsChild>
            <w:div w:id="1141536173">
              <w:marLeft w:val="0"/>
              <w:marRight w:val="0"/>
              <w:marTop w:val="0"/>
              <w:marBottom w:val="0"/>
              <w:divBdr>
                <w:top w:val="none" w:sz="0" w:space="0" w:color="auto"/>
                <w:left w:val="none" w:sz="0" w:space="0" w:color="auto"/>
                <w:bottom w:val="none" w:sz="0" w:space="0" w:color="auto"/>
                <w:right w:val="none" w:sz="0" w:space="0" w:color="auto"/>
              </w:divBdr>
              <w:divsChild>
                <w:div w:id="20299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75263">
      <w:bodyDiv w:val="1"/>
      <w:marLeft w:val="0"/>
      <w:marRight w:val="0"/>
      <w:marTop w:val="0"/>
      <w:marBottom w:val="0"/>
      <w:divBdr>
        <w:top w:val="none" w:sz="0" w:space="0" w:color="auto"/>
        <w:left w:val="none" w:sz="0" w:space="0" w:color="auto"/>
        <w:bottom w:val="none" w:sz="0" w:space="0" w:color="auto"/>
        <w:right w:val="none" w:sz="0" w:space="0" w:color="auto"/>
      </w:divBdr>
    </w:div>
    <w:div w:id="1559052469">
      <w:bodyDiv w:val="1"/>
      <w:marLeft w:val="0"/>
      <w:marRight w:val="0"/>
      <w:marTop w:val="0"/>
      <w:marBottom w:val="0"/>
      <w:divBdr>
        <w:top w:val="none" w:sz="0" w:space="0" w:color="auto"/>
        <w:left w:val="none" w:sz="0" w:space="0" w:color="auto"/>
        <w:bottom w:val="none" w:sz="0" w:space="0" w:color="auto"/>
        <w:right w:val="none" w:sz="0" w:space="0" w:color="auto"/>
      </w:divBdr>
    </w:div>
    <w:div w:id="1564103305">
      <w:bodyDiv w:val="1"/>
      <w:marLeft w:val="0"/>
      <w:marRight w:val="0"/>
      <w:marTop w:val="0"/>
      <w:marBottom w:val="0"/>
      <w:divBdr>
        <w:top w:val="none" w:sz="0" w:space="0" w:color="auto"/>
        <w:left w:val="none" w:sz="0" w:space="0" w:color="auto"/>
        <w:bottom w:val="none" w:sz="0" w:space="0" w:color="auto"/>
        <w:right w:val="none" w:sz="0" w:space="0" w:color="auto"/>
      </w:divBdr>
    </w:div>
    <w:div w:id="1567449350">
      <w:bodyDiv w:val="1"/>
      <w:marLeft w:val="0"/>
      <w:marRight w:val="0"/>
      <w:marTop w:val="0"/>
      <w:marBottom w:val="0"/>
      <w:divBdr>
        <w:top w:val="none" w:sz="0" w:space="0" w:color="auto"/>
        <w:left w:val="none" w:sz="0" w:space="0" w:color="auto"/>
        <w:bottom w:val="none" w:sz="0" w:space="0" w:color="auto"/>
        <w:right w:val="none" w:sz="0" w:space="0" w:color="auto"/>
      </w:divBdr>
    </w:div>
    <w:div w:id="1575778654">
      <w:bodyDiv w:val="1"/>
      <w:marLeft w:val="0"/>
      <w:marRight w:val="0"/>
      <w:marTop w:val="0"/>
      <w:marBottom w:val="0"/>
      <w:divBdr>
        <w:top w:val="none" w:sz="0" w:space="0" w:color="auto"/>
        <w:left w:val="none" w:sz="0" w:space="0" w:color="auto"/>
        <w:bottom w:val="none" w:sz="0" w:space="0" w:color="auto"/>
        <w:right w:val="none" w:sz="0" w:space="0" w:color="auto"/>
      </w:divBdr>
      <w:divsChild>
        <w:div w:id="2074692799">
          <w:marLeft w:val="0"/>
          <w:marRight w:val="0"/>
          <w:marTop w:val="0"/>
          <w:marBottom w:val="0"/>
          <w:divBdr>
            <w:top w:val="none" w:sz="0" w:space="0" w:color="auto"/>
            <w:left w:val="none" w:sz="0" w:space="0" w:color="auto"/>
            <w:bottom w:val="none" w:sz="0" w:space="0" w:color="auto"/>
            <w:right w:val="none" w:sz="0" w:space="0" w:color="auto"/>
          </w:divBdr>
          <w:divsChild>
            <w:div w:id="191043118">
              <w:marLeft w:val="0"/>
              <w:marRight w:val="0"/>
              <w:marTop w:val="0"/>
              <w:marBottom w:val="0"/>
              <w:divBdr>
                <w:top w:val="none" w:sz="0" w:space="0" w:color="auto"/>
                <w:left w:val="none" w:sz="0" w:space="0" w:color="auto"/>
                <w:bottom w:val="none" w:sz="0" w:space="0" w:color="auto"/>
                <w:right w:val="none" w:sz="0" w:space="0" w:color="auto"/>
              </w:divBdr>
              <w:divsChild>
                <w:div w:id="13650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25398">
      <w:bodyDiv w:val="1"/>
      <w:marLeft w:val="0"/>
      <w:marRight w:val="0"/>
      <w:marTop w:val="0"/>
      <w:marBottom w:val="0"/>
      <w:divBdr>
        <w:top w:val="none" w:sz="0" w:space="0" w:color="auto"/>
        <w:left w:val="none" w:sz="0" w:space="0" w:color="auto"/>
        <w:bottom w:val="none" w:sz="0" w:space="0" w:color="auto"/>
        <w:right w:val="none" w:sz="0" w:space="0" w:color="auto"/>
      </w:divBdr>
    </w:div>
    <w:div w:id="1634172840">
      <w:bodyDiv w:val="1"/>
      <w:marLeft w:val="0"/>
      <w:marRight w:val="0"/>
      <w:marTop w:val="0"/>
      <w:marBottom w:val="0"/>
      <w:divBdr>
        <w:top w:val="none" w:sz="0" w:space="0" w:color="auto"/>
        <w:left w:val="none" w:sz="0" w:space="0" w:color="auto"/>
        <w:bottom w:val="none" w:sz="0" w:space="0" w:color="auto"/>
        <w:right w:val="none" w:sz="0" w:space="0" w:color="auto"/>
      </w:divBdr>
    </w:div>
    <w:div w:id="1668022447">
      <w:bodyDiv w:val="1"/>
      <w:marLeft w:val="0"/>
      <w:marRight w:val="0"/>
      <w:marTop w:val="0"/>
      <w:marBottom w:val="0"/>
      <w:divBdr>
        <w:top w:val="none" w:sz="0" w:space="0" w:color="auto"/>
        <w:left w:val="none" w:sz="0" w:space="0" w:color="auto"/>
        <w:bottom w:val="none" w:sz="0" w:space="0" w:color="auto"/>
        <w:right w:val="none" w:sz="0" w:space="0" w:color="auto"/>
      </w:divBdr>
    </w:div>
    <w:div w:id="1769811089">
      <w:bodyDiv w:val="1"/>
      <w:marLeft w:val="0"/>
      <w:marRight w:val="0"/>
      <w:marTop w:val="0"/>
      <w:marBottom w:val="0"/>
      <w:divBdr>
        <w:top w:val="none" w:sz="0" w:space="0" w:color="auto"/>
        <w:left w:val="none" w:sz="0" w:space="0" w:color="auto"/>
        <w:bottom w:val="none" w:sz="0" w:space="0" w:color="auto"/>
        <w:right w:val="none" w:sz="0" w:space="0" w:color="auto"/>
      </w:divBdr>
    </w:div>
    <w:div w:id="1824345259">
      <w:bodyDiv w:val="1"/>
      <w:marLeft w:val="0"/>
      <w:marRight w:val="0"/>
      <w:marTop w:val="0"/>
      <w:marBottom w:val="0"/>
      <w:divBdr>
        <w:top w:val="none" w:sz="0" w:space="0" w:color="auto"/>
        <w:left w:val="none" w:sz="0" w:space="0" w:color="auto"/>
        <w:bottom w:val="none" w:sz="0" w:space="0" w:color="auto"/>
        <w:right w:val="none" w:sz="0" w:space="0" w:color="auto"/>
      </w:divBdr>
    </w:div>
    <w:div w:id="1894805293">
      <w:bodyDiv w:val="1"/>
      <w:marLeft w:val="0"/>
      <w:marRight w:val="0"/>
      <w:marTop w:val="0"/>
      <w:marBottom w:val="0"/>
      <w:divBdr>
        <w:top w:val="none" w:sz="0" w:space="0" w:color="auto"/>
        <w:left w:val="none" w:sz="0" w:space="0" w:color="auto"/>
        <w:bottom w:val="none" w:sz="0" w:space="0" w:color="auto"/>
        <w:right w:val="none" w:sz="0" w:space="0" w:color="auto"/>
      </w:divBdr>
      <w:divsChild>
        <w:div w:id="2004626618">
          <w:marLeft w:val="0"/>
          <w:marRight w:val="0"/>
          <w:marTop w:val="0"/>
          <w:marBottom w:val="0"/>
          <w:divBdr>
            <w:top w:val="none" w:sz="0" w:space="0" w:color="auto"/>
            <w:left w:val="none" w:sz="0" w:space="0" w:color="auto"/>
            <w:bottom w:val="none" w:sz="0" w:space="0" w:color="auto"/>
            <w:right w:val="none" w:sz="0" w:space="0" w:color="auto"/>
          </w:divBdr>
          <w:divsChild>
            <w:div w:id="1329139573">
              <w:marLeft w:val="0"/>
              <w:marRight w:val="0"/>
              <w:marTop w:val="0"/>
              <w:marBottom w:val="0"/>
              <w:divBdr>
                <w:top w:val="none" w:sz="0" w:space="0" w:color="auto"/>
                <w:left w:val="none" w:sz="0" w:space="0" w:color="auto"/>
                <w:bottom w:val="none" w:sz="0" w:space="0" w:color="auto"/>
                <w:right w:val="none" w:sz="0" w:space="0" w:color="auto"/>
              </w:divBdr>
              <w:divsChild>
                <w:div w:id="69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1876">
      <w:bodyDiv w:val="1"/>
      <w:marLeft w:val="0"/>
      <w:marRight w:val="0"/>
      <w:marTop w:val="0"/>
      <w:marBottom w:val="0"/>
      <w:divBdr>
        <w:top w:val="none" w:sz="0" w:space="0" w:color="auto"/>
        <w:left w:val="none" w:sz="0" w:space="0" w:color="auto"/>
        <w:bottom w:val="none" w:sz="0" w:space="0" w:color="auto"/>
        <w:right w:val="none" w:sz="0" w:space="0" w:color="auto"/>
      </w:divBdr>
      <w:divsChild>
        <w:div w:id="131295647">
          <w:marLeft w:val="0"/>
          <w:marRight w:val="0"/>
          <w:marTop w:val="0"/>
          <w:marBottom w:val="0"/>
          <w:divBdr>
            <w:top w:val="none" w:sz="0" w:space="0" w:color="auto"/>
            <w:left w:val="none" w:sz="0" w:space="0" w:color="auto"/>
            <w:bottom w:val="none" w:sz="0" w:space="0" w:color="auto"/>
            <w:right w:val="none" w:sz="0" w:space="0" w:color="auto"/>
          </w:divBdr>
        </w:div>
        <w:div w:id="356656743">
          <w:marLeft w:val="0"/>
          <w:marRight w:val="0"/>
          <w:marTop w:val="0"/>
          <w:marBottom w:val="0"/>
          <w:divBdr>
            <w:top w:val="none" w:sz="0" w:space="0" w:color="auto"/>
            <w:left w:val="none" w:sz="0" w:space="0" w:color="auto"/>
            <w:bottom w:val="none" w:sz="0" w:space="0" w:color="auto"/>
            <w:right w:val="none" w:sz="0" w:space="0" w:color="auto"/>
          </w:divBdr>
        </w:div>
        <w:div w:id="1054887140">
          <w:marLeft w:val="0"/>
          <w:marRight w:val="0"/>
          <w:marTop w:val="0"/>
          <w:marBottom w:val="0"/>
          <w:divBdr>
            <w:top w:val="none" w:sz="0" w:space="0" w:color="auto"/>
            <w:left w:val="none" w:sz="0" w:space="0" w:color="auto"/>
            <w:bottom w:val="none" w:sz="0" w:space="0" w:color="auto"/>
            <w:right w:val="none" w:sz="0" w:space="0" w:color="auto"/>
          </w:divBdr>
        </w:div>
        <w:div w:id="1975718468">
          <w:marLeft w:val="0"/>
          <w:marRight w:val="0"/>
          <w:marTop w:val="0"/>
          <w:marBottom w:val="0"/>
          <w:divBdr>
            <w:top w:val="none" w:sz="0" w:space="0" w:color="auto"/>
            <w:left w:val="none" w:sz="0" w:space="0" w:color="auto"/>
            <w:bottom w:val="none" w:sz="0" w:space="0" w:color="auto"/>
            <w:right w:val="none" w:sz="0" w:space="0" w:color="auto"/>
          </w:divBdr>
        </w:div>
        <w:div w:id="1220164110">
          <w:marLeft w:val="0"/>
          <w:marRight w:val="0"/>
          <w:marTop w:val="0"/>
          <w:marBottom w:val="0"/>
          <w:divBdr>
            <w:top w:val="none" w:sz="0" w:space="0" w:color="auto"/>
            <w:left w:val="none" w:sz="0" w:space="0" w:color="auto"/>
            <w:bottom w:val="none" w:sz="0" w:space="0" w:color="auto"/>
            <w:right w:val="none" w:sz="0" w:space="0" w:color="auto"/>
          </w:divBdr>
        </w:div>
        <w:div w:id="856845208">
          <w:marLeft w:val="0"/>
          <w:marRight w:val="0"/>
          <w:marTop w:val="0"/>
          <w:marBottom w:val="0"/>
          <w:divBdr>
            <w:top w:val="none" w:sz="0" w:space="0" w:color="auto"/>
            <w:left w:val="none" w:sz="0" w:space="0" w:color="auto"/>
            <w:bottom w:val="none" w:sz="0" w:space="0" w:color="auto"/>
            <w:right w:val="none" w:sz="0" w:space="0" w:color="auto"/>
          </w:divBdr>
        </w:div>
        <w:div w:id="1520389954">
          <w:marLeft w:val="0"/>
          <w:marRight w:val="0"/>
          <w:marTop w:val="0"/>
          <w:marBottom w:val="0"/>
          <w:divBdr>
            <w:top w:val="none" w:sz="0" w:space="0" w:color="auto"/>
            <w:left w:val="none" w:sz="0" w:space="0" w:color="auto"/>
            <w:bottom w:val="none" w:sz="0" w:space="0" w:color="auto"/>
            <w:right w:val="none" w:sz="0" w:space="0" w:color="auto"/>
          </w:divBdr>
        </w:div>
        <w:div w:id="880440367">
          <w:marLeft w:val="0"/>
          <w:marRight w:val="0"/>
          <w:marTop w:val="0"/>
          <w:marBottom w:val="0"/>
          <w:divBdr>
            <w:top w:val="none" w:sz="0" w:space="0" w:color="auto"/>
            <w:left w:val="none" w:sz="0" w:space="0" w:color="auto"/>
            <w:bottom w:val="none" w:sz="0" w:space="0" w:color="auto"/>
            <w:right w:val="none" w:sz="0" w:space="0" w:color="auto"/>
          </w:divBdr>
        </w:div>
        <w:div w:id="1740784915">
          <w:marLeft w:val="0"/>
          <w:marRight w:val="0"/>
          <w:marTop w:val="0"/>
          <w:marBottom w:val="0"/>
          <w:divBdr>
            <w:top w:val="none" w:sz="0" w:space="0" w:color="auto"/>
            <w:left w:val="none" w:sz="0" w:space="0" w:color="auto"/>
            <w:bottom w:val="none" w:sz="0" w:space="0" w:color="auto"/>
            <w:right w:val="none" w:sz="0" w:space="0" w:color="auto"/>
          </w:divBdr>
        </w:div>
        <w:div w:id="297882196">
          <w:marLeft w:val="0"/>
          <w:marRight w:val="0"/>
          <w:marTop w:val="0"/>
          <w:marBottom w:val="0"/>
          <w:divBdr>
            <w:top w:val="none" w:sz="0" w:space="0" w:color="auto"/>
            <w:left w:val="none" w:sz="0" w:space="0" w:color="auto"/>
            <w:bottom w:val="none" w:sz="0" w:space="0" w:color="auto"/>
            <w:right w:val="none" w:sz="0" w:space="0" w:color="auto"/>
          </w:divBdr>
        </w:div>
        <w:div w:id="1940527235">
          <w:marLeft w:val="0"/>
          <w:marRight w:val="0"/>
          <w:marTop w:val="0"/>
          <w:marBottom w:val="0"/>
          <w:divBdr>
            <w:top w:val="none" w:sz="0" w:space="0" w:color="auto"/>
            <w:left w:val="none" w:sz="0" w:space="0" w:color="auto"/>
            <w:bottom w:val="none" w:sz="0" w:space="0" w:color="auto"/>
            <w:right w:val="none" w:sz="0" w:space="0" w:color="auto"/>
          </w:divBdr>
        </w:div>
      </w:divsChild>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2073116283">
      <w:bodyDiv w:val="1"/>
      <w:marLeft w:val="0"/>
      <w:marRight w:val="0"/>
      <w:marTop w:val="0"/>
      <w:marBottom w:val="0"/>
      <w:divBdr>
        <w:top w:val="none" w:sz="0" w:space="0" w:color="auto"/>
        <w:left w:val="none" w:sz="0" w:space="0" w:color="auto"/>
        <w:bottom w:val="none" w:sz="0" w:space="0" w:color="auto"/>
        <w:right w:val="none" w:sz="0" w:space="0" w:color="auto"/>
      </w:divBdr>
      <w:divsChild>
        <w:div w:id="1938519335">
          <w:marLeft w:val="0"/>
          <w:marRight w:val="0"/>
          <w:marTop w:val="0"/>
          <w:marBottom w:val="0"/>
          <w:divBdr>
            <w:top w:val="none" w:sz="0" w:space="0" w:color="auto"/>
            <w:left w:val="none" w:sz="0" w:space="0" w:color="auto"/>
            <w:bottom w:val="none" w:sz="0" w:space="0" w:color="auto"/>
            <w:right w:val="none" w:sz="0" w:space="0" w:color="auto"/>
          </w:divBdr>
          <w:divsChild>
            <w:div w:id="1295717390">
              <w:marLeft w:val="0"/>
              <w:marRight w:val="0"/>
              <w:marTop w:val="0"/>
              <w:marBottom w:val="0"/>
              <w:divBdr>
                <w:top w:val="none" w:sz="0" w:space="0" w:color="auto"/>
                <w:left w:val="none" w:sz="0" w:space="0" w:color="auto"/>
                <w:bottom w:val="none" w:sz="0" w:space="0" w:color="auto"/>
                <w:right w:val="none" w:sz="0" w:space="0" w:color="auto"/>
              </w:divBdr>
              <w:divsChild>
                <w:div w:id="5935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18/08/relationships/commentsExtensible" Target="commentsExtensible.xml"/><Relationship Id="rId26" Type="http://schemas.openxmlformats.org/officeDocument/2006/relationships/hyperlink" Target="https://github.com/DrAdrianaJAP/tccmbauspesalq/blob/main/file04_cubo_analises_resultados.xlsx" TargetMode="External"/><Relationship Id="rId21" Type="http://schemas.openxmlformats.org/officeDocument/2006/relationships/hyperlink" Target="https://www.iess.org.br/sites/default/files/2021-04/ES04-PROMO%C3%87%C3%83O%20DA%20SA%C3%9ADE%20NAS%20EMPRESAS.pdf"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hyperlink" Target="https://github.com/DrAdrianaJAP/tccmbauspesalq/blob/main/file03_cubo_analise_demografica.xlsx"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www.gov.br/trabalho-e-previdencia/pt-br/composicao/orgaos-especificos/secretaria-de-trabalho/inspecao/seguranca-e-saude-no-trabalho/normas-regulamentadoras/nr-04.pdf" TargetMode="External"/><Relationship Id="rId29" Type="http://schemas.openxmlformats.org/officeDocument/2006/relationships/hyperlink" Target="https://github.com/DrAdrianaJAP/tccmbauspesalq/blob/main/file07_cria_tabela_analises.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DrAdrianaJAP/tccmbauspesalq/blob/main/file02_probabilidades_deparas.xlsx" TargetMode="External"/><Relationship Id="rId32" Type="http://schemas.openxmlformats.org/officeDocument/2006/relationships/hyperlink" Target="https://journals.lww.com/joem/Fulltext/2022/08000/Development_of_the_National_Institute_for.13.aspx"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www.efdeportes.com/" TargetMode="External"/><Relationship Id="rId28" Type="http://schemas.openxmlformats.org/officeDocument/2006/relationships/hyperlink" Target="https://github.com/DrAdrianaJAP/tccmbauspesalq/blob/main/file06_GraficosResultados.xlsx"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hakedzy.xyz/dython/modules/nominal/" TargetMode="External"/><Relationship Id="rId31" Type="http://schemas.openxmlformats.org/officeDocument/2006/relationships/hyperlink" Target="https://journals.lww.com/joem/Fulltext/2018/07000/Expanding_the_Paradigm_of_Occupational_Safety_and.3.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lume.ufrgs.br/bitstream/handle/10183/83501/000906641.pdf?sequence=1" TargetMode="External"/><Relationship Id="rId27" Type="http://schemas.openxmlformats.org/officeDocument/2006/relationships/hyperlink" Target="https://github.com/DrAdrianaJAP/tccmbauspesalq/blob/main/file05_TabelasAnaliseDadosResultados.xlsx" TargetMode="External"/><Relationship Id="rId30" Type="http://schemas.openxmlformats.org/officeDocument/2006/relationships/hyperlink" Target="https://www.cdc.gov/niosh/twh/wellbq/default.html" TargetMode="External"/><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30</Pages>
  <Words>11100</Words>
  <Characters>59944</Characters>
  <Application>Microsoft Office Word</Application>
  <DocSecurity>0</DocSecurity>
  <Lines>499</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Osvaldo Luiz Santos Pereira</cp:lastModifiedBy>
  <cp:revision>6</cp:revision>
  <cp:lastPrinted>2014-09-18T13:37:00Z</cp:lastPrinted>
  <dcterms:created xsi:type="dcterms:W3CDTF">2022-10-18T10:32:00Z</dcterms:created>
  <dcterms:modified xsi:type="dcterms:W3CDTF">2022-10-19T23:19:00Z</dcterms:modified>
</cp:coreProperties>
</file>